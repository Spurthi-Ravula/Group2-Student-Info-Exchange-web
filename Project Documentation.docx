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D8EE6" w14:textId="77777777" w:rsidR="008B1FB3" w:rsidRDefault="008B1FB3" w:rsidP="008B1FB3">
      <w:pPr>
        <w:pStyle w:val="Title"/>
        <w:jc w:val="both"/>
      </w:pPr>
      <w:r>
        <w:t>Software Requirements Specification Template</w:t>
      </w:r>
    </w:p>
    <w:p w14:paraId="717FCCCB" w14:textId="77777777" w:rsidR="008B1FB3" w:rsidRDefault="008B1FB3" w:rsidP="008B1FB3">
      <w:pPr>
        <w:jc w:val="both"/>
        <w:rPr>
          <w:sz w:val="48"/>
          <w:szCs w:val="48"/>
        </w:rPr>
      </w:pPr>
    </w:p>
    <w:p w14:paraId="4EE06D47" w14:textId="77777777" w:rsidR="008B1FB3" w:rsidRDefault="008B1FB3" w:rsidP="008B1FB3">
      <w:pPr>
        <w:jc w:val="both"/>
        <w:rPr>
          <w:sz w:val="48"/>
          <w:szCs w:val="48"/>
        </w:rPr>
      </w:pPr>
    </w:p>
    <w:p w14:paraId="12CD0BFF" w14:textId="77777777" w:rsidR="008B1FB3" w:rsidRDefault="008B1FB3" w:rsidP="008B1FB3">
      <w:pPr>
        <w:jc w:val="both"/>
        <w:rPr>
          <w:sz w:val="48"/>
          <w:szCs w:val="48"/>
        </w:rPr>
      </w:pPr>
      <w:r>
        <w:rPr>
          <w:sz w:val="48"/>
          <w:szCs w:val="48"/>
        </w:rPr>
        <w:t>Students Information Exchange Web</w:t>
      </w:r>
    </w:p>
    <w:p w14:paraId="5F51E8E3" w14:textId="77777777" w:rsidR="008B1FB3" w:rsidRDefault="008B1FB3" w:rsidP="008B1FB3">
      <w:pPr>
        <w:jc w:val="both"/>
        <w:rPr>
          <w:sz w:val="32"/>
          <w:szCs w:val="32"/>
        </w:rPr>
      </w:pPr>
    </w:p>
    <w:p w14:paraId="64602F98" w14:textId="77777777" w:rsidR="008B1FB3" w:rsidRDefault="008B1FB3" w:rsidP="008B1FB3">
      <w:pPr>
        <w:jc w:val="both"/>
        <w:rPr>
          <w:sz w:val="32"/>
          <w:szCs w:val="32"/>
        </w:rPr>
      </w:pPr>
    </w:p>
    <w:p w14:paraId="590EBFF8" w14:textId="77777777" w:rsidR="008B1FB3" w:rsidRDefault="008B1FB3" w:rsidP="008B1FB3">
      <w:pPr>
        <w:jc w:val="both"/>
        <w:rPr>
          <w:sz w:val="32"/>
          <w:szCs w:val="32"/>
        </w:rPr>
      </w:pPr>
    </w:p>
    <w:p w14:paraId="25E7808F" w14:textId="77777777" w:rsidR="008B1FB3" w:rsidRDefault="008B1FB3" w:rsidP="008B1FB3">
      <w:pPr>
        <w:jc w:val="both"/>
        <w:rPr>
          <w:sz w:val="48"/>
          <w:szCs w:val="48"/>
        </w:rPr>
      </w:pPr>
      <w:r>
        <w:rPr>
          <w:sz w:val="48"/>
          <w:szCs w:val="48"/>
        </w:rPr>
        <w:t>Software Requirements Specification</w:t>
      </w:r>
    </w:p>
    <w:p w14:paraId="3D3BC444" w14:textId="77777777" w:rsidR="008B1FB3" w:rsidRDefault="008B1FB3" w:rsidP="008B1FB3">
      <w:pPr>
        <w:jc w:val="both"/>
        <w:rPr>
          <w:sz w:val="32"/>
          <w:szCs w:val="32"/>
        </w:rPr>
      </w:pPr>
    </w:p>
    <w:p w14:paraId="38E54822" w14:textId="6F69092E" w:rsidR="008B1FB3" w:rsidRDefault="008B1FB3" w:rsidP="008B1FB3">
      <w:pPr>
        <w:jc w:val="both"/>
        <w:rPr>
          <w:sz w:val="48"/>
          <w:szCs w:val="48"/>
        </w:rPr>
      </w:pPr>
      <w:r>
        <w:rPr>
          <w:sz w:val="48"/>
          <w:szCs w:val="48"/>
        </w:rPr>
        <w:t xml:space="preserve">&lt;Version </w:t>
      </w:r>
      <w:r w:rsidR="00A73BBB">
        <w:rPr>
          <w:sz w:val="48"/>
          <w:szCs w:val="48"/>
        </w:rPr>
        <w:t>4</w:t>
      </w:r>
      <w:r>
        <w:rPr>
          <w:sz w:val="48"/>
          <w:szCs w:val="48"/>
        </w:rPr>
        <w:t>.0&gt;</w:t>
      </w:r>
    </w:p>
    <w:p w14:paraId="4F0D1B9D" w14:textId="77777777" w:rsidR="008B1FB3" w:rsidRDefault="008B1FB3" w:rsidP="008B1FB3">
      <w:pPr>
        <w:jc w:val="both"/>
        <w:rPr>
          <w:sz w:val="32"/>
          <w:szCs w:val="32"/>
        </w:rPr>
      </w:pPr>
    </w:p>
    <w:p w14:paraId="44E93904" w14:textId="20A3FBA1" w:rsidR="008B1FB3" w:rsidRDefault="008B1FB3" w:rsidP="008B1FB3">
      <w:pPr>
        <w:jc w:val="both"/>
        <w:rPr>
          <w:sz w:val="48"/>
          <w:szCs w:val="48"/>
        </w:rPr>
      </w:pPr>
      <w:r>
        <w:rPr>
          <w:sz w:val="48"/>
          <w:szCs w:val="48"/>
        </w:rPr>
        <w:t>&lt;9/2</w:t>
      </w:r>
      <w:r w:rsidR="00A73BBB">
        <w:rPr>
          <w:sz w:val="48"/>
          <w:szCs w:val="48"/>
        </w:rPr>
        <w:t>9</w:t>
      </w:r>
      <w:r>
        <w:rPr>
          <w:sz w:val="48"/>
          <w:szCs w:val="48"/>
        </w:rPr>
        <w:t>/2023&gt;</w:t>
      </w:r>
    </w:p>
    <w:p w14:paraId="423D2645" w14:textId="77777777" w:rsidR="008B1FB3" w:rsidRDefault="008B1FB3" w:rsidP="008B1FB3">
      <w:pPr>
        <w:jc w:val="both"/>
        <w:rPr>
          <w:sz w:val="32"/>
          <w:szCs w:val="32"/>
        </w:rPr>
      </w:pPr>
    </w:p>
    <w:p w14:paraId="3EF1FA69" w14:textId="77777777" w:rsidR="008B1FB3" w:rsidRDefault="008B1FB3" w:rsidP="008B1FB3">
      <w:pPr>
        <w:jc w:val="both"/>
        <w:rPr>
          <w:sz w:val="32"/>
          <w:szCs w:val="32"/>
        </w:rPr>
      </w:pPr>
    </w:p>
    <w:p w14:paraId="642063B6" w14:textId="77777777" w:rsidR="008B1FB3" w:rsidRDefault="008B1FB3" w:rsidP="008B1FB3">
      <w:pPr>
        <w:jc w:val="both"/>
        <w:rPr>
          <w:sz w:val="32"/>
          <w:szCs w:val="32"/>
        </w:rPr>
      </w:pPr>
    </w:p>
    <w:p w14:paraId="499E2797" w14:textId="77777777" w:rsidR="008B1FB3" w:rsidRDefault="008B1FB3" w:rsidP="008B1FB3">
      <w:pPr>
        <w:jc w:val="both"/>
        <w:rPr>
          <w:sz w:val="48"/>
          <w:szCs w:val="48"/>
        </w:rPr>
      </w:pPr>
      <w:r>
        <w:rPr>
          <w:sz w:val="48"/>
          <w:szCs w:val="48"/>
        </w:rPr>
        <w:t>Spurthi Ravula</w:t>
      </w:r>
    </w:p>
    <w:p w14:paraId="5361A9F7" w14:textId="77777777" w:rsidR="008B1FB3" w:rsidRDefault="008B1FB3" w:rsidP="008B1FB3">
      <w:pPr>
        <w:jc w:val="both"/>
        <w:rPr>
          <w:sz w:val="48"/>
          <w:szCs w:val="48"/>
        </w:rPr>
      </w:pPr>
      <w:r>
        <w:rPr>
          <w:sz w:val="48"/>
          <w:szCs w:val="48"/>
        </w:rPr>
        <w:t xml:space="preserve">Vinay </w:t>
      </w:r>
      <w:proofErr w:type="spellStart"/>
      <w:r>
        <w:rPr>
          <w:sz w:val="48"/>
          <w:szCs w:val="48"/>
        </w:rPr>
        <w:t>Meenkeri</w:t>
      </w:r>
      <w:proofErr w:type="spellEnd"/>
    </w:p>
    <w:p w14:paraId="64C247F6" w14:textId="77777777" w:rsidR="008B1FB3" w:rsidRDefault="008B1FB3" w:rsidP="008B1FB3">
      <w:pPr>
        <w:jc w:val="both"/>
        <w:rPr>
          <w:sz w:val="48"/>
          <w:szCs w:val="48"/>
        </w:rPr>
      </w:pPr>
      <w:r>
        <w:rPr>
          <w:sz w:val="48"/>
          <w:szCs w:val="48"/>
        </w:rPr>
        <w:t xml:space="preserve">Supriya </w:t>
      </w:r>
      <w:proofErr w:type="spellStart"/>
      <w:r>
        <w:rPr>
          <w:sz w:val="48"/>
          <w:szCs w:val="48"/>
        </w:rPr>
        <w:t>Kutikanti</w:t>
      </w:r>
      <w:proofErr w:type="spellEnd"/>
    </w:p>
    <w:p w14:paraId="0C4FA367" w14:textId="77777777" w:rsidR="008B1FB3" w:rsidRDefault="008B1FB3" w:rsidP="008B1FB3">
      <w:pPr>
        <w:jc w:val="both"/>
        <w:rPr>
          <w:sz w:val="48"/>
          <w:szCs w:val="48"/>
        </w:rPr>
      </w:pPr>
      <w:r>
        <w:rPr>
          <w:sz w:val="48"/>
          <w:szCs w:val="48"/>
        </w:rPr>
        <w:t xml:space="preserve">Vinay Chary </w:t>
      </w:r>
      <w:proofErr w:type="spellStart"/>
      <w:r>
        <w:rPr>
          <w:sz w:val="48"/>
          <w:szCs w:val="48"/>
        </w:rPr>
        <w:t>Nangunoori</w:t>
      </w:r>
      <w:proofErr w:type="spellEnd"/>
    </w:p>
    <w:p w14:paraId="663C63A2" w14:textId="77777777" w:rsidR="008B1FB3" w:rsidRDefault="008B1FB3" w:rsidP="008B1FB3">
      <w:pPr>
        <w:jc w:val="both"/>
        <w:rPr>
          <w:sz w:val="48"/>
          <w:szCs w:val="48"/>
        </w:rPr>
      </w:pPr>
      <w:r>
        <w:rPr>
          <w:sz w:val="48"/>
          <w:szCs w:val="48"/>
        </w:rPr>
        <w:t xml:space="preserve">Satya Deepu </w:t>
      </w:r>
      <w:proofErr w:type="spellStart"/>
      <w:r>
        <w:rPr>
          <w:sz w:val="48"/>
          <w:szCs w:val="48"/>
        </w:rPr>
        <w:t>Mandapati</w:t>
      </w:r>
      <w:proofErr w:type="spellEnd"/>
    </w:p>
    <w:p w14:paraId="35C7270D" w14:textId="77777777" w:rsidR="008B1FB3" w:rsidRDefault="008B1FB3" w:rsidP="008B1FB3">
      <w:pPr>
        <w:jc w:val="both"/>
        <w:rPr>
          <w:sz w:val="48"/>
          <w:szCs w:val="48"/>
        </w:rPr>
      </w:pPr>
      <w:r>
        <w:rPr>
          <w:sz w:val="48"/>
          <w:szCs w:val="48"/>
        </w:rPr>
        <w:t xml:space="preserve">Surya Mohan </w:t>
      </w:r>
      <w:proofErr w:type="spellStart"/>
      <w:r>
        <w:rPr>
          <w:sz w:val="48"/>
          <w:szCs w:val="48"/>
        </w:rPr>
        <w:t>Jagani</w:t>
      </w:r>
      <w:proofErr w:type="spellEnd"/>
    </w:p>
    <w:p w14:paraId="3431F876" w14:textId="77777777" w:rsidR="008B1FB3" w:rsidRDefault="008B1FB3" w:rsidP="008B1FB3">
      <w:pPr>
        <w:jc w:val="both"/>
        <w:rPr>
          <w:sz w:val="32"/>
          <w:szCs w:val="32"/>
        </w:rPr>
      </w:pPr>
    </w:p>
    <w:p w14:paraId="7C159F6E" w14:textId="77777777" w:rsidR="008B1FB3" w:rsidRDefault="008B1FB3" w:rsidP="008B1FB3">
      <w:pPr>
        <w:jc w:val="both"/>
        <w:rPr>
          <w:sz w:val="32"/>
          <w:szCs w:val="32"/>
        </w:rPr>
      </w:pPr>
    </w:p>
    <w:p w14:paraId="6492339F"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Submitted in partial fulfilment</w:t>
      </w:r>
    </w:p>
    <w:p w14:paraId="57D353EB"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Of the requirements of</w:t>
      </w:r>
    </w:p>
    <w:p w14:paraId="6147538F"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CSIS 44-691 Graduate Directed Project 1</w:t>
      </w:r>
    </w:p>
    <w:p w14:paraId="085D7217" w14:textId="77777777" w:rsidR="008B1FB3" w:rsidRDefault="008B1FB3" w:rsidP="008B1FB3">
      <w:pPr>
        <w:jc w:val="both"/>
        <w:rPr>
          <w:sz w:val="32"/>
          <w:szCs w:val="32"/>
        </w:rPr>
      </w:pPr>
    </w:p>
    <w:p w14:paraId="03EE875E" w14:textId="77777777" w:rsidR="008B1FB3" w:rsidRDefault="008B1FB3" w:rsidP="008B1FB3">
      <w:pPr>
        <w:jc w:val="both"/>
        <w:rPr>
          <w:sz w:val="32"/>
          <w:szCs w:val="32"/>
        </w:rPr>
      </w:pPr>
    </w:p>
    <w:p w14:paraId="70CBDEA9" w14:textId="77777777" w:rsidR="008B1FB3" w:rsidRDefault="008B1FB3" w:rsidP="008B1FB3">
      <w:pPr>
        <w:pStyle w:val="Heading1"/>
        <w:jc w:val="both"/>
      </w:pPr>
      <w:bookmarkStart w:id="0" w:name="_Toc506458769"/>
      <w:bookmarkStart w:id="1" w:name="_Toc506459135"/>
      <w:r>
        <w:lastRenderedPageBreak/>
        <w:t>Revision History</w:t>
      </w:r>
      <w:bookmarkEnd w:id="0"/>
      <w:bookmarkEnd w:id="1"/>
    </w:p>
    <w:p w14:paraId="5829FE77" w14:textId="77777777" w:rsidR="008B1FB3" w:rsidRDefault="008B1FB3" w:rsidP="008B1FB3">
      <w:pPr>
        <w:jc w:val="both"/>
      </w:pPr>
    </w:p>
    <w:tbl>
      <w:tblPr>
        <w:tblW w:w="92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846"/>
        <w:gridCol w:w="1606"/>
        <w:gridCol w:w="2524"/>
      </w:tblGrid>
      <w:tr w:rsidR="008B1FB3" w14:paraId="30796092" w14:textId="77777777" w:rsidTr="008B1FB3">
        <w:trPr>
          <w:trHeight w:val="300"/>
        </w:trPr>
        <w:tc>
          <w:tcPr>
            <w:tcW w:w="1276" w:type="dxa"/>
            <w:tcBorders>
              <w:top w:val="nil"/>
              <w:left w:val="nil"/>
              <w:bottom w:val="single" w:sz="4" w:space="0" w:color="auto"/>
              <w:right w:val="nil"/>
            </w:tcBorders>
            <w:hideMark/>
          </w:tcPr>
          <w:p w14:paraId="5E140BD9" w14:textId="77777777" w:rsidR="008B1FB3" w:rsidRDefault="008B1FB3">
            <w:pPr>
              <w:jc w:val="both"/>
              <w:rPr>
                <w:b/>
                <w:bCs/>
                <w:lang w:eastAsia="ja-JP"/>
              </w:rPr>
            </w:pPr>
            <w:r>
              <w:rPr>
                <w:b/>
                <w:bCs/>
                <w:lang w:eastAsia="ja-JP"/>
              </w:rPr>
              <w:t>Date</w:t>
            </w:r>
          </w:p>
        </w:tc>
        <w:tc>
          <w:tcPr>
            <w:tcW w:w="3846" w:type="dxa"/>
            <w:tcBorders>
              <w:top w:val="nil"/>
              <w:left w:val="nil"/>
              <w:bottom w:val="single" w:sz="4" w:space="0" w:color="auto"/>
              <w:right w:val="nil"/>
            </w:tcBorders>
            <w:hideMark/>
          </w:tcPr>
          <w:p w14:paraId="42175DE5" w14:textId="77777777" w:rsidR="008B1FB3" w:rsidRDefault="008B1FB3">
            <w:pPr>
              <w:jc w:val="both"/>
              <w:rPr>
                <w:b/>
                <w:bCs/>
                <w:lang w:eastAsia="ja-JP"/>
              </w:rPr>
            </w:pPr>
            <w:r>
              <w:rPr>
                <w:b/>
                <w:bCs/>
                <w:lang w:eastAsia="ja-JP"/>
              </w:rPr>
              <w:t>Description</w:t>
            </w:r>
          </w:p>
        </w:tc>
        <w:tc>
          <w:tcPr>
            <w:tcW w:w="1606" w:type="dxa"/>
            <w:tcBorders>
              <w:top w:val="nil"/>
              <w:left w:val="nil"/>
              <w:bottom w:val="single" w:sz="4" w:space="0" w:color="auto"/>
              <w:right w:val="nil"/>
            </w:tcBorders>
            <w:hideMark/>
          </w:tcPr>
          <w:p w14:paraId="157A00C5" w14:textId="77777777" w:rsidR="008B1FB3" w:rsidRDefault="008B1FB3">
            <w:pPr>
              <w:jc w:val="both"/>
              <w:rPr>
                <w:b/>
                <w:bCs/>
                <w:lang w:eastAsia="ja-JP"/>
              </w:rPr>
            </w:pPr>
            <w:r>
              <w:rPr>
                <w:b/>
                <w:bCs/>
                <w:lang w:eastAsia="ja-JP"/>
              </w:rPr>
              <w:t>Author</w:t>
            </w:r>
          </w:p>
        </w:tc>
        <w:tc>
          <w:tcPr>
            <w:tcW w:w="2524" w:type="dxa"/>
            <w:tcBorders>
              <w:top w:val="nil"/>
              <w:left w:val="nil"/>
              <w:bottom w:val="single" w:sz="4" w:space="0" w:color="auto"/>
              <w:right w:val="nil"/>
            </w:tcBorders>
            <w:hideMark/>
          </w:tcPr>
          <w:p w14:paraId="047C5299" w14:textId="77777777" w:rsidR="008B1FB3" w:rsidRDefault="008B1FB3">
            <w:pPr>
              <w:jc w:val="both"/>
              <w:rPr>
                <w:b/>
                <w:bCs/>
                <w:lang w:eastAsia="ja-JP"/>
              </w:rPr>
            </w:pPr>
            <w:r>
              <w:rPr>
                <w:b/>
                <w:bCs/>
                <w:lang w:eastAsia="ja-JP"/>
              </w:rPr>
              <w:t>Comments</w:t>
            </w:r>
          </w:p>
        </w:tc>
      </w:tr>
      <w:tr w:rsidR="008B1FB3" w14:paraId="63A87EFD"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3B7A823A" w14:textId="77777777" w:rsidR="008B1FB3" w:rsidRDefault="008B1FB3">
            <w:pPr>
              <w:jc w:val="both"/>
              <w:rPr>
                <w:lang w:eastAsia="ja-JP"/>
              </w:rPr>
            </w:pPr>
            <w:r>
              <w:rPr>
                <w:lang w:eastAsia="ja-JP"/>
              </w:rPr>
              <w:t>&lt;date&gt;</w:t>
            </w:r>
          </w:p>
        </w:tc>
        <w:tc>
          <w:tcPr>
            <w:tcW w:w="3846" w:type="dxa"/>
            <w:tcBorders>
              <w:top w:val="single" w:sz="4" w:space="0" w:color="auto"/>
              <w:left w:val="single" w:sz="4" w:space="0" w:color="auto"/>
              <w:bottom w:val="single" w:sz="4" w:space="0" w:color="auto"/>
              <w:right w:val="single" w:sz="4" w:space="0" w:color="auto"/>
            </w:tcBorders>
            <w:hideMark/>
          </w:tcPr>
          <w:p w14:paraId="65E2C5F5" w14:textId="77777777" w:rsidR="008B1FB3" w:rsidRDefault="008B1FB3">
            <w:pPr>
              <w:jc w:val="both"/>
              <w:rPr>
                <w:lang w:eastAsia="ja-JP"/>
              </w:rPr>
            </w:pPr>
            <w:r>
              <w:rPr>
                <w:lang w:eastAsia="ja-JP"/>
              </w:rPr>
              <w:t>&lt;Version 3&gt;</w:t>
            </w:r>
          </w:p>
        </w:tc>
        <w:tc>
          <w:tcPr>
            <w:tcW w:w="1606" w:type="dxa"/>
            <w:tcBorders>
              <w:top w:val="single" w:sz="4" w:space="0" w:color="auto"/>
              <w:left w:val="single" w:sz="4" w:space="0" w:color="auto"/>
              <w:bottom w:val="single" w:sz="4" w:space="0" w:color="auto"/>
              <w:right w:val="single" w:sz="4" w:space="0" w:color="auto"/>
            </w:tcBorders>
            <w:hideMark/>
          </w:tcPr>
          <w:p w14:paraId="47D12E81" w14:textId="77777777" w:rsidR="008B1FB3" w:rsidRDefault="008B1FB3">
            <w:pPr>
              <w:jc w:val="both"/>
              <w:rPr>
                <w:lang w:eastAsia="ja-JP"/>
              </w:rPr>
            </w:pPr>
            <w:r>
              <w:rPr>
                <w:lang w:eastAsia="ja-JP"/>
              </w:rPr>
              <w:t>&lt;Your Name&gt;</w:t>
            </w:r>
          </w:p>
        </w:tc>
        <w:tc>
          <w:tcPr>
            <w:tcW w:w="2524" w:type="dxa"/>
            <w:tcBorders>
              <w:top w:val="single" w:sz="4" w:space="0" w:color="auto"/>
              <w:left w:val="single" w:sz="4" w:space="0" w:color="auto"/>
              <w:bottom w:val="single" w:sz="4" w:space="0" w:color="auto"/>
              <w:right w:val="single" w:sz="4" w:space="0" w:color="auto"/>
            </w:tcBorders>
            <w:hideMark/>
          </w:tcPr>
          <w:p w14:paraId="3EF1F749" w14:textId="77777777" w:rsidR="008B1FB3" w:rsidRDefault="008B1FB3">
            <w:pPr>
              <w:jc w:val="both"/>
              <w:rPr>
                <w:lang w:eastAsia="ja-JP"/>
              </w:rPr>
            </w:pPr>
            <w:r>
              <w:rPr>
                <w:lang w:eastAsia="ja-JP"/>
              </w:rPr>
              <w:t>&lt;First Revision&gt;</w:t>
            </w:r>
          </w:p>
        </w:tc>
      </w:tr>
      <w:tr w:rsidR="008B1FB3" w14:paraId="58E2C421"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521C9716" w14:textId="3B4FC5FC" w:rsidR="008B1FB3" w:rsidRDefault="008B1FB3">
            <w:pPr>
              <w:jc w:val="both"/>
              <w:rPr>
                <w:lang w:eastAsia="ja-JP"/>
              </w:rPr>
            </w:pPr>
            <w:r>
              <w:rPr>
                <w:lang w:eastAsia="ja-JP"/>
              </w:rPr>
              <w:t>9/2</w:t>
            </w:r>
            <w:r w:rsidR="00A73BBB">
              <w:rPr>
                <w:lang w:eastAsia="ja-JP"/>
              </w:rPr>
              <w:t>9</w:t>
            </w:r>
            <w:r>
              <w:rPr>
                <w:lang w:eastAsia="ja-JP"/>
              </w:rPr>
              <w:t>/2023</w:t>
            </w:r>
          </w:p>
        </w:tc>
        <w:tc>
          <w:tcPr>
            <w:tcW w:w="3846" w:type="dxa"/>
            <w:tcBorders>
              <w:top w:val="single" w:sz="4" w:space="0" w:color="auto"/>
              <w:left w:val="single" w:sz="4" w:space="0" w:color="auto"/>
              <w:bottom w:val="single" w:sz="4" w:space="0" w:color="auto"/>
              <w:right w:val="single" w:sz="4" w:space="0" w:color="auto"/>
            </w:tcBorders>
            <w:hideMark/>
          </w:tcPr>
          <w:p w14:paraId="2DDD0567" w14:textId="64A03327"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hideMark/>
          </w:tcPr>
          <w:p w14:paraId="1325152A" w14:textId="77777777" w:rsidR="008B1FB3" w:rsidRDefault="008B1FB3">
            <w:pPr>
              <w:jc w:val="both"/>
              <w:rPr>
                <w:lang w:eastAsia="ja-JP"/>
              </w:rPr>
            </w:pPr>
            <w:r>
              <w:rPr>
                <w:lang w:eastAsia="ja-JP"/>
              </w:rPr>
              <w:t xml:space="preserve">Vinay </w:t>
            </w:r>
            <w:proofErr w:type="spellStart"/>
            <w:r>
              <w:rPr>
                <w:lang w:eastAsia="ja-JP"/>
              </w:rPr>
              <w:t>Meenkeri</w:t>
            </w:r>
            <w:proofErr w:type="spellEnd"/>
          </w:p>
        </w:tc>
        <w:tc>
          <w:tcPr>
            <w:tcW w:w="2524" w:type="dxa"/>
            <w:tcBorders>
              <w:top w:val="single" w:sz="4" w:space="0" w:color="auto"/>
              <w:left w:val="single" w:sz="4" w:space="0" w:color="auto"/>
              <w:bottom w:val="single" w:sz="4" w:space="0" w:color="auto"/>
              <w:right w:val="single" w:sz="4" w:space="0" w:color="auto"/>
            </w:tcBorders>
            <w:hideMark/>
          </w:tcPr>
          <w:p w14:paraId="10A9B072" w14:textId="6AF21C65" w:rsidR="008B1FB3" w:rsidRDefault="00A73BBB">
            <w:pPr>
              <w:jc w:val="both"/>
              <w:rPr>
                <w:lang w:eastAsia="ja-JP"/>
              </w:rPr>
            </w:pPr>
            <w:r>
              <w:rPr>
                <w:lang w:eastAsia="ja-JP"/>
              </w:rPr>
              <w:t>ER Diagram</w:t>
            </w:r>
          </w:p>
        </w:tc>
      </w:tr>
      <w:tr w:rsidR="008B1FB3" w14:paraId="21EBC40D"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0E8B011B" w14:textId="01348CE7" w:rsidR="008B1FB3" w:rsidRDefault="00A73BBB">
            <w:pPr>
              <w:jc w:val="both"/>
              <w:rPr>
                <w:lang w:eastAsia="ja-JP"/>
              </w:rPr>
            </w:pPr>
            <w:r>
              <w:rPr>
                <w:lang w:eastAsia="ja-JP"/>
              </w:rPr>
              <w:t>9/29/2023</w:t>
            </w:r>
          </w:p>
        </w:tc>
        <w:tc>
          <w:tcPr>
            <w:tcW w:w="3846" w:type="dxa"/>
            <w:tcBorders>
              <w:top w:val="single" w:sz="4" w:space="0" w:color="auto"/>
              <w:left w:val="single" w:sz="4" w:space="0" w:color="auto"/>
              <w:bottom w:val="single" w:sz="4" w:space="0" w:color="auto"/>
              <w:right w:val="single" w:sz="4" w:space="0" w:color="auto"/>
            </w:tcBorders>
            <w:hideMark/>
          </w:tcPr>
          <w:p w14:paraId="05B6177E" w14:textId="0C4B2C8C"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hideMark/>
          </w:tcPr>
          <w:p w14:paraId="35AFF678" w14:textId="77777777" w:rsidR="008B1FB3" w:rsidRDefault="008B1FB3">
            <w:pPr>
              <w:jc w:val="both"/>
              <w:rPr>
                <w:lang w:eastAsia="ja-JP"/>
              </w:rPr>
            </w:pPr>
            <w:r>
              <w:rPr>
                <w:lang w:eastAsia="ja-JP"/>
              </w:rPr>
              <w:t>Spurthi Ravula</w:t>
            </w:r>
          </w:p>
        </w:tc>
        <w:tc>
          <w:tcPr>
            <w:tcW w:w="2524" w:type="dxa"/>
            <w:tcBorders>
              <w:top w:val="single" w:sz="4" w:space="0" w:color="auto"/>
              <w:left w:val="single" w:sz="4" w:space="0" w:color="auto"/>
              <w:bottom w:val="single" w:sz="4" w:space="0" w:color="auto"/>
              <w:right w:val="single" w:sz="4" w:space="0" w:color="auto"/>
            </w:tcBorders>
            <w:hideMark/>
          </w:tcPr>
          <w:p w14:paraId="3A8F2E30" w14:textId="6274663B" w:rsidR="008B1FB3" w:rsidRDefault="00A73BBB">
            <w:pPr>
              <w:rPr>
                <w:lang w:eastAsia="ja-JP"/>
              </w:rPr>
            </w:pPr>
            <w:r>
              <w:rPr>
                <w:lang w:eastAsia="ja-JP"/>
              </w:rPr>
              <w:t>ER Diagram</w:t>
            </w:r>
          </w:p>
        </w:tc>
      </w:tr>
      <w:tr w:rsidR="008B1FB3" w14:paraId="575DFE4C"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hideMark/>
          </w:tcPr>
          <w:p w14:paraId="6CCCEDAD" w14:textId="1CD54468" w:rsidR="008B1FB3" w:rsidRDefault="00A73BBB">
            <w:pPr>
              <w:jc w:val="both"/>
              <w:rPr>
                <w:lang w:eastAsia="ja-JP"/>
              </w:rPr>
            </w:pPr>
            <w:r>
              <w:rPr>
                <w:lang w:eastAsia="ja-JP"/>
              </w:rPr>
              <w:t>9/29/2023</w:t>
            </w:r>
          </w:p>
        </w:tc>
        <w:tc>
          <w:tcPr>
            <w:tcW w:w="3846" w:type="dxa"/>
            <w:tcBorders>
              <w:top w:val="single" w:sz="4" w:space="0" w:color="auto"/>
              <w:left w:val="single" w:sz="4" w:space="0" w:color="auto"/>
              <w:bottom w:val="single" w:sz="4" w:space="0" w:color="auto"/>
              <w:right w:val="single" w:sz="4" w:space="0" w:color="auto"/>
            </w:tcBorders>
            <w:hideMark/>
          </w:tcPr>
          <w:p w14:paraId="0CC70694" w14:textId="72606341"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4A5411A4" w14:textId="77777777" w:rsidR="008B1FB3" w:rsidRDefault="008B1FB3">
            <w:pPr>
              <w:tabs>
                <w:tab w:val="left" w:pos="2880"/>
                <w:tab w:val="left" w:pos="5760"/>
              </w:tabs>
              <w:jc w:val="both"/>
              <w:rPr>
                <w:sz w:val="32"/>
                <w:szCs w:val="32"/>
                <w:lang w:eastAsia="ja-JP"/>
              </w:rPr>
            </w:pPr>
            <w:r>
              <w:rPr>
                <w:lang w:eastAsia="ja-JP"/>
              </w:rPr>
              <w:t xml:space="preserve">Surya Mohan </w:t>
            </w:r>
            <w:proofErr w:type="spellStart"/>
            <w:r>
              <w:rPr>
                <w:lang w:eastAsia="ja-JP"/>
              </w:rPr>
              <w:t>Jagani</w:t>
            </w:r>
            <w:proofErr w:type="spellEnd"/>
          </w:p>
          <w:p w14:paraId="16358B0F"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1F24870F" w14:textId="036B2F47" w:rsidR="008B1FB3" w:rsidRDefault="00A73BBB">
            <w:pPr>
              <w:jc w:val="both"/>
              <w:rPr>
                <w:lang w:eastAsia="ja-JP"/>
              </w:rPr>
            </w:pPr>
            <w:r>
              <w:rPr>
                <w:lang w:eastAsia="ja-JP"/>
              </w:rPr>
              <w:t>ER Diagram</w:t>
            </w:r>
          </w:p>
        </w:tc>
      </w:tr>
      <w:tr w:rsidR="008B1FB3" w14:paraId="68D0859C"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4BF19E1F" w14:textId="37F603B8" w:rsidR="008B1FB3" w:rsidRDefault="00A73BBB">
            <w:pPr>
              <w:jc w:val="both"/>
              <w:rPr>
                <w:lang w:eastAsia="ja-JP"/>
              </w:rPr>
            </w:pPr>
            <w:r>
              <w:rPr>
                <w:lang w:eastAsia="ja-JP"/>
              </w:rPr>
              <w:t>9/29/2023</w:t>
            </w:r>
          </w:p>
        </w:tc>
        <w:tc>
          <w:tcPr>
            <w:tcW w:w="3846" w:type="dxa"/>
            <w:tcBorders>
              <w:top w:val="single" w:sz="4" w:space="0" w:color="auto"/>
              <w:left w:val="single" w:sz="4" w:space="0" w:color="auto"/>
              <w:bottom w:val="single" w:sz="4" w:space="0" w:color="auto"/>
              <w:right w:val="single" w:sz="4" w:space="0" w:color="auto"/>
            </w:tcBorders>
            <w:hideMark/>
          </w:tcPr>
          <w:p w14:paraId="0F4BF66A" w14:textId="244D5E2D"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7038EA3E" w14:textId="77777777" w:rsidR="008B1FB3" w:rsidRDefault="008B1FB3">
            <w:pPr>
              <w:jc w:val="both"/>
              <w:rPr>
                <w:szCs w:val="24"/>
                <w:lang w:eastAsia="ja-JP"/>
              </w:rPr>
            </w:pPr>
          </w:p>
          <w:p w14:paraId="527F2D08" w14:textId="77777777" w:rsidR="008B1FB3" w:rsidRDefault="008B1FB3">
            <w:pPr>
              <w:tabs>
                <w:tab w:val="left" w:pos="2880"/>
                <w:tab w:val="left" w:pos="5760"/>
              </w:tabs>
              <w:jc w:val="both"/>
              <w:rPr>
                <w:lang w:eastAsia="ja-JP"/>
              </w:rPr>
            </w:pPr>
            <w:proofErr w:type="spellStart"/>
            <w:r>
              <w:rPr>
                <w:lang w:eastAsia="ja-JP"/>
              </w:rPr>
              <w:t>Vinaychary</w:t>
            </w:r>
            <w:proofErr w:type="spellEnd"/>
            <w:r>
              <w:rPr>
                <w:lang w:eastAsia="ja-JP"/>
              </w:rPr>
              <w:t xml:space="preserve"> </w:t>
            </w:r>
            <w:proofErr w:type="spellStart"/>
            <w:r>
              <w:rPr>
                <w:lang w:eastAsia="ja-JP"/>
              </w:rPr>
              <w:t>Nangunoori</w:t>
            </w:r>
            <w:proofErr w:type="spellEnd"/>
          </w:p>
          <w:p w14:paraId="73EF63F2"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41DA252A" w14:textId="503A01F4" w:rsidR="008B1FB3" w:rsidRDefault="00A73BBB">
            <w:pPr>
              <w:jc w:val="both"/>
              <w:rPr>
                <w:rFonts w:ascii="Times New Roman" w:eastAsia="Times New Roman" w:hAnsi="Times New Roman"/>
                <w:b/>
                <w:lang w:eastAsia="ja-JP"/>
              </w:rPr>
            </w:pPr>
            <w:r>
              <w:rPr>
                <w:lang w:eastAsia="ja-JP"/>
              </w:rPr>
              <w:t>ER Diagram</w:t>
            </w:r>
          </w:p>
        </w:tc>
      </w:tr>
      <w:tr w:rsidR="008B1FB3" w14:paraId="5D65995F"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hideMark/>
          </w:tcPr>
          <w:p w14:paraId="22A2AB35" w14:textId="20DFA7B4" w:rsidR="008B1FB3" w:rsidRDefault="00A73BBB">
            <w:pPr>
              <w:jc w:val="both"/>
              <w:rPr>
                <w:lang w:eastAsia="ja-JP"/>
              </w:rPr>
            </w:pPr>
            <w:r>
              <w:rPr>
                <w:lang w:eastAsia="ja-JP"/>
              </w:rPr>
              <w:t>9/29/2023</w:t>
            </w:r>
          </w:p>
        </w:tc>
        <w:tc>
          <w:tcPr>
            <w:tcW w:w="3846" w:type="dxa"/>
            <w:tcBorders>
              <w:top w:val="single" w:sz="4" w:space="0" w:color="auto"/>
              <w:left w:val="single" w:sz="4" w:space="0" w:color="auto"/>
              <w:bottom w:val="single" w:sz="4" w:space="0" w:color="auto"/>
              <w:right w:val="single" w:sz="4" w:space="0" w:color="auto"/>
            </w:tcBorders>
            <w:hideMark/>
          </w:tcPr>
          <w:p w14:paraId="558EDB8E" w14:textId="1A1DD22A"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6489C57A" w14:textId="77777777" w:rsidR="008B1FB3" w:rsidRDefault="008B1FB3">
            <w:pPr>
              <w:tabs>
                <w:tab w:val="left" w:pos="2880"/>
                <w:tab w:val="left" w:pos="5760"/>
              </w:tabs>
              <w:jc w:val="both"/>
              <w:rPr>
                <w:sz w:val="32"/>
                <w:szCs w:val="32"/>
                <w:lang w:eastAsia="ja-JP"/>
              </w:rPr>
            </w:pPr>
            <w:r>
              <w:rPr>
                <w:lang w:eastAsia="ja-JP"/>
              </w:rPr>
              <w:t xml:space="preserve">Supriya </w:t>
            </w:r>
            <w:proofErr w:type="spellStart"/>
            <w:r>
              <w:rPr>
                <w:lang w:eastAsia="ja-JP"/>
              </w:rPr>
              <w:t>Kutikanti</w:t>
            </w:r>
            <w:proofErr w:type="spellEnd"/>
          </w:p>
          <w:p w14:paraId="1469D2EF" w14:textId="77777777" w:rsidR="008B1FB3" w:rsidRDefault="008B1FB3">
            <w:pPr>
              <w:jc w:val="both"/>
              <w:rPr>
                <w:lang w:eastAsia="ja-JP"/>
              </w:rPr>
            </w:pPr>
          </w:p>
          <w:p w14:paraId="3ACDC6BC"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034DDEB6" w14:textId="2A1E5DE4" w:rsidR="008B1FB3" w:rsidRDefault="00A73BBB">
            <w:pPr>
              <w:jc w:val="both"/>
              <w:rPr>
                <w:rFonts w:ascii="Times New Roman" w:hAnsi="Times New Roman"/>
                <w:lang w:eastAsia="ja-JP"/>
              </w:rPr>
            </w:pPr>
            <w:r>
              <w:rPr>
                <w:lang w:eastAsia="ja-JP"/>
              </w:rPr>
              <w:t>ER Diagram</w:t>
            </w:r>
          </w:p>
        </w:tc>
      </w:tr>
      <w:tr w:rsidR="008B1FB3" w14:paraId="0013588A"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tcPr>
          <w:p w14:paraId="7B05D54B" w14:textId="2B705AA4" w:rsidR="008B1FB3" w:rsidRDefault="00A73BBB">
            <w:pPr>
              <w:jc w:val="both"/>
              <w:rPr>
                <w:lang w:eastAsia="ja-JP"/>
              </w:rPr>
            </w:pPr>
            <w:r>
              <w:rPr>
                <w:lang w:eastAsia="ja-JP"/>
              </w:rPr>
              <w:t>9/29/2023</w:t>
            </w:r>
          </w:p>
        </w:tc>
        <w:tc>
          <w:tcPr>
            <w:tcW w:w="3846" w:type="dxa"/>
            <w:tcBorders>
              <w:top w:val="single" w:sz="4" w:space="0" w:color="auto"/>
              <w:left w:val="single" w:sz="4" w:space="0" w:color="auto"/>
              <w:bottom w:val="single" w:sz="4" w:space="0" w:color="auto"/>
              <w:right w:val="single" w:sz="4" w:space="0" w:color="auto"/>
            </w:tcBorders>
            <w:hideMark/>
          </w:tcPr>
          <w:p w14:paraId="29D4910A" w14:textId="79228457"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5ACCEA99" w14:textId="77777777" w:rsidR="008B1FB3" w:rsidRDefault="008B1FB3">
            <w:pPr>
              <w:tabs>
                <w:tab w:val="left" w:pos="2880"/>
                <w:tab w:val="left" w:pos="5760"/>
              </w:tabs>
              <w:jc w:val="both"/>
              <w:rPr>
                <w:lang w:eastAsia="ja-JP"/>
              </w:rPr>
            </w:pPr>
            <w:proofErr w:type="spellStart"/>
            <w:r>
              <w:rPr>
                <w:lang w:eastAsia="ja-JP"/>
              </w:rPr>
              <w:t>SatyaDeepu</w:t>
            </w:r>
            <w:proofErr w:type="spellEnd"/>
            <w:r>
              <w:rPr>
                <w:lang w:eastAsia="ja-JP"/>
              </w:rPr>
              <w:t xml:space="preserve"> </w:t>
            </w:r>
            <w:proofErr w:type="spellStart"/>
            <w:r>
              <w:rPr>
                <w:lang w:eastAsia="ja-JP"/>
              </w:rPr>
              <w:t>Mandapati</w:t>
            </w:r>
            <w:proofErr w:type="spellEnd"/>
          </w:p>
          <w:p w14:paraId="0250D1BE"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718B178C" w14:textId="78A0FF07" w:rsidR="008B1FB3" w:rsidRDefault="00A73BBB">
            <w:pPr>
              <w:jc w:val="both"/>
              <w:rPr>
                <w:rFonts w:ascii="Times New Roman" w:eastAsia="Times New Roman" w:hAnsi="Times New Roman"/>
                <w:lang w:eastAsia="ja-JP"/>
              </w:rPr>
            </w:pPr>
            <w:r>
              <w:rPr>
                <w:lang w:eastAsia="ja-JP"/>
              </w:rPr>
              <w:t>ER Diagram</w:t>
            </w:r>
          </w:p>
        </w:tc>
      </w:tr>
    </w:tbl>
    <w:p w14:paraId="0138684C" w14:textId="77777777" w:rsidR="008B1FB3" w:rsidRDefault="008B1FB3" w:rsidP="008B1FB3">
      <w:pPr>
        <w:jc w:val="both"/>
      </w:pPr>
    </w:p>
    <w:p w14:paraId="6C05EDFF" w14:textId="77777777" w:rsidR="008B1FB3" w:rsidRDefault="008B1FB3" w:rsidP="008B1FB3">
      <w:pPr>
        <w:jc w:val="both"/>
      </w:pPr>
    </w:p>
    <w:p w14:paraId="3A883495" w14:textId="77777777" w:rsidR="008B1FB3" w:rsidRDefault="008B1FB3" w:rsidP="008B1FB3">
      <w:pPr>
        <w:pStyle w:val="Heading1"/>
        <w:jc w:val="both"/>
      </w:pPr>
      <w:bookmarkStart w:id="2" w:name="_Toc506458770"/>
      <w:bookmarkStart w:id="3" w:name="_Toc506459136"/>
      <w:r>
        <w:t>Document Approval</w:t>
      </w:r>
      <w:bookmarkEnd w:id="2"/>
      <w:bookmarkEnd w:id="3"/>
    </w:p>
    <w:p w14:paraId="1656186A" w14:textId="77777777" w:rsidR="008B1FB3" w:rsidRDefault="008B1FB3" w:rsidP="008B1FB3">
      <w:pPr>
        <w:jc w:val="both"/>
      </w:pPr>
    </w:p>
    <w:p w14:paraId="7FF35DA4" w14:textId="77777777" w:rsidR="008B1FB3" w:rsidRDefault="008B1FB3" w:rsidP="008B1FB3">
      <w:pPr>
        <w:jc w:val="both"/>
      </w:pPr>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268"/>
      </w:tblGrid>
      <w:tr w:rsidR="008B1FB3" w14:paraId="1AF126F4" w14:textId="77777777" w:rsidTr="008B1FB3">
        <w:tc>
          <w:tcPr>
            <w:tcW w:w="2394" w:type="dxa"/>
            <w:tcBorders>
              <w:top w:val="nil"/>
              <w:left w:val="nil"/>
              <w:bottom w:val="single" w:sz="4" w:space="0" w:color="auto"/>
              <w:right w:val="nil"/>
            </w:tcBorders>
            <w:hideMark/>
          </w:tcPr>
          <w:p w14:paraId="365C5331" w14:textId="77777777" w:rsidR="008B1FB3" w:rsidRDefault="008B1FB3">
            <w:pPr>
              <w:tabs>
                <w:tab w:val="left" w:pos="2880"/>
                <w:tab w:val="left" w:pos="5760"/>
              </w:tabs>
              <w:jc w:val="both"/>
              <w:rPr>
                <w:b/>
                <w:bCs/>
                <w:lang w:eastAsia="ja-JP"/>
              </w:rPr>
            </w:pPr>
            <w:r>
              <w:rPr>
                <w:b/>
                <w:bCs/>
                <w:lang w:eastAsia="ja-JP"/>
              </w:rPr>
              <w:t>Signature</w:t>
            </w:r>
          </w:p>
        </w:tc>
        <w:tc>
          <w:tcPr>
            <w:tcW w:w="2394" w:type="dxa"/>
            <w:tcBorders>
              <w:top w:val="nil"/>
              <w:left w:val="nil"/>
              <w:bottom w:val="single" w:sz="4" w:space="0" w:color="auto"/>
              <w:right w:val="nil"/>
            </w:tcBorders>
            <w:hideMark/>
          </w:tcPr>
          <w:p w14:paraId="0EF046F6" w14:textId="77777777" w:rsidR="008B1FB3" w:rsidRDefault="008B1FB3">
            <w:pPr>
              <w:tabs>
                <w:tab w:val="left" w:pos="2880"/>
                <w:tab w:val="left" w:pos="5760"/>
              </w:tabs>
              <w:jc w:val="both"/>
              <w:rPr>
                <w:b/>
                <w:bCs/>
                <w:lang w:eastAsia="ja-JP"/>
              </w:rPr>
            </w:pPr>
            <w:r>
              <w:rPr>
                <w:b/>
                <w:bCs/>
                <w:lang w:eastAsia="ja-JP"/>
              </w:rPr>
              <w:t>Printed Name</w:t>
            </w:r>
          </w:p>
        </w:tc>
        <w:tc>
          <w:tcPr>
            <w:tcW w:w="2394" w:type="dxa"/>
            <w:tcBorders>
              <w:top w:val="nil"/>
              <w:left w:val="nil"/>
              <w:bottom w:val="single" w:sz="4" w:space="0" w:color="auto"/>
              <w:right w:val="nil"/>
            </w:tcBorders>
            <w:hideMark/>
          </w:tcPr>
          <w:p w14:paraId="32DEFBC6" w14:textId="77777777" w:rsidR="008B1FB3" w:rsidRDefault="008B1FB3">
            <w:pPr>
              <w:tabs>
                <w:tab w:val="left" w:pos="2880"/>
                <w:tab w:val="left" w:pos="5760"/>
              </w:tabs>
              <w:jc w:val="both"/>
              <w:rPr>
                <w:b/>
                <w:bCs/>
                <w:lang w:eastAsia="ja-JP"/>
              </w:rPr>
            </w:pPr>
            <w:r>
              <w:rPr>
                <w:b/>
                <w:bCs/>
                <w:lang w:eastAsia="ja-JP"/>
              </w:rPr>
              <w:t>Title</w:t>
            </w:r>
          </w:p>
        </w:tc>
        <w:tc>
          <w:tcPr>
            <w:tcW w:w="2268" w:type="dxa"/>
            <w:tcBorders>
              <w:top w:val="nil"/>
              <w:left w:val="nil"/>
              <w:bottom w:val="single" w:sz="4" w:space="0" w:color="auto"/>
              <w:right w:val="nil"/>
            </w:tcBorders>
            <w:hideMark/>
          </w:tcPr>
          <w:p w14:paraId="2F6D9B72" w14:textId="77777777" w:rsidR="008B1FB3" w:rsidRDefault="008B1FB3">
            <w:pPr>
              <w:tabs>
                <w:tab w:val="left" w:pos="2880"/>
                <w:tab w:val="left" w:pos="5760"/>
              </w:tabs>
              <w:jc w:val="both"/>
              <w:rPr>
                <w:b/>
                <w:bCs/>
                <w:lang w:eastAsia="ja-JP"/>
              </w:rPr>
            </w:pPr>
            <w:r>
              <w:rPr>
                <w:b/>
                <w:bCs/>
                <w:lang w:eastAsia="ja-JP"/>
              </w:rPr>
              <w:t>Date</w:t>
            </w:r>
          </w:p>
        </w:tc>
      </w:tr>
      <w:tr w:rsidR="008B1FB3" w14:paraId="555D0B47"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30701D82" w14:textId="77777777" w:rsidR="008B1FB3" w:rsidRDefault="008B1FB3">
            <w:pPr>
              <w:tabs>
                <w:tab w:val="left" w:pos="2880"/>
                <w:tab w:val="left" w:pos="5760"/>
              </w:tabs>
              <w:jc w:val="both"/>
              <w:rPr>
                <w:sz w:val="32"/>
                <w:szCs w:val="32"/>
                <w:lang w:eastAsia="ja-JP"/>
              </w:rPr>
            </w:pPr>
            <w:r>
              <w:rPr>
                <w:sz w:val="32"/>
                <w:szCs w:val="32"/>
                <w:lang w:eastAsia="ja-JP"/>
              </w:rPr>
              <w:t xml:space="preserve">Spurthi Ravula </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828C6E9" w14:textId="77777777" w:rsidR="008B1FB3" w:rsidRDefault="008B1FB3">
            <w:pPr>
              <w:tabs>
                <w:tab w:val="left" w:pos="2880"/>
                <w:tab w:val="left" w:pos="5760"/>
              </w:tabs>
              <w:jc w:val="both"/>
              <w:rPr>
                <w:lang w:eastAsia="ja-JP"/>
              </w:rPr>
            </w:pPr>
            <w:r>
              <w:rPr>
                <w:lang w:eastAsia="ja-JP"/>
              </w:rPr>
              <w:t>Spurthi Ravula</w:t>
            </w:r>
          </w:p>
        </w:tc>
        <w:tc>
          <w:tcPr>
            <w:tcW w:w="2394" w:type="dxa"/>
            <w:tcBorders>
              <w:top w:val="single" w:sz="4" w:space="0" w:color="auto"/>
              <w:left w:val="single" w:sz="4" w:space="0" w:color="auto"/>
              <w:bottom w:val="single" w:sz="4" w:space="0" w:color="auto"/>
              <w:right w:val="single" w:sz="4" w:space="0" w:color="auto"/>
            </w:tcBorders>
            <w:vAlign w:val="bottom"/>
            <w:hideMark/>
          </w:tcPr>
          <w:p w14:paraId="2F63CBD0" w14:textId="77777777" w:rsidR="008B1FB3" w:rsidRDefault="008B1FB3">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hideMark/>
          </w:tcPr>
          <w:p w14:paraId="228EA502" w14:textId="08A95060" w:rsidR="008B1FB3" w:rsidRDefault="00A73BBB">
            <w:pPr>
              <w:tabs>
                <w:tab w:val="left" w:pos="2880"/>
                <w:tab w:val="left" w:pos="5760"/>
              </w:tabs>
              <w:jc w:val="both"/>
              <w:rPr>
                <w:sz w:val="32"/>
                <w:szCs w:val="32"/>
                <w:lang w:eastAsia="ja-JP"/>
              </w:rPr>
            </w:pPr>
            <w:r>
              <w:rPr>
                <w:lang w:eastAsia="ja-JP"/>
              </w:rPr>
              <w:t>9/29/2023</w:t>
            </w:r>
          </w:p>
        </w:tc>
      </w:tr>
      <w:tr w:rsidR="008B1FB3" w14:paraId="242ACF7B"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6D867C8E" w14:textId="77777777" w:rsidR="008B1FB3" w:rsidRDefault="008B1FB3">
            <w:pPr>
              <w:tabs>
                <w:tab w:val="left" w:pos="2880"/>
                <w:tab w:val="left" w:pos="5760"/>
              </w:tabs>
              <w:jc w:val="both"/>
              <w:rPr>
                <w:sz w:val="32"/>
                <w:szCs w:val="32"/>
                <w:lang w:eastAsia="ja-JP"/>
              </w:rPr>
            </w:pPr>
            <w:r>
              <w:rPr>
                <w:lang w:eastAsia="ja-JP"/>
              </w:rPr>
              <w:t xml:space="preserve">Vinay </w:t>
            </w:r>
            <w:proofErr w:type="spellStart"/>
            <w:r>
              <w:rPr>
                <w:lang w:eastAsia="ja-JP"/>
              </w:rPr>
              <w:t>Meenkeri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5B6544A7" w14:textId="77777777" w:rsidR="008B1FB3" w:rsidRDefault="008B1FB3">
            <w:pPr>
              <w:tabs>
                <w:tab w:val="left" w:pos="2880"/>
                <w:tab w:val="left" w:pos="5760"/>
              </w:tabs>
              <w:jc w:val="both"/>
              <w:rPr>
                <w:lang w:eastAsia="ja-JP"/>
              </w:rPr>
            </w:pPr>
            <w:r>
              <w:rPr>
                <w:lang w:eastAsia="ja-JP"/>
              </w:rPr>
              <w:t xml:space="preserve">Vinay </w:t>
            </w:r>
            <w:proofErr w:type="spellStart"/>
            <w:r>
              <w:rPr>
                <w:lang w:eastAsia="ja-JP"/>
              </w:rPr>
              <w:t>Meenkeri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57079841" w14:textId="77777777" w:rsidR="008B1FB3" w:rsidRDefault="008B1FB3">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hideMark/>
          </w:tcPr>
          <w:p w14:paraId="5968CA6E" w14:textId="16F4EAD9" w:rsidR="008B1FB3" w:rsidRDefault="00A73BBB">
            <w:pPr>
              <w:tabs>
                <w:tab w:val="left" w:pos="2880"/>
                <w:tab w:val="left" w:pos="5760"/>
              </w:tabs>
              <w:jc w:val="both"/>
              <w:rPr>
                <w:sz w:val="32"/>
                <w:szCs w:val="32"/>
                <w:lang w:eastAsia="ja-JP"/>
              </w:rPr>
            </w:pPr>
            <w:r>
              <w:rPr>
                <w:lang w:eastAsia="ja-JP"/>
              </w:rPr>
              <w:t>9/29/2023</w:t>
            </w:r>
          </w:p>
        </w:tc>
      </w:tr>
      <w:tr w:rsidR="008B1FB3" w14:paraId="3073BC13"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19665C48" w14:textId="77777777" w:rsidR="008B1FB3" w:rsidRDefault="008B1FB3">
            <w:pPr>
              <w:tabs>
                <w:tab w:val="left" w:pos="2880"/>
                <w:tab w:val="left" w:pos="5760"/>
              </w:tabs>
              <w:jc w:val="both"/>
              <w:rPr>
                <w:sz w:val="32"/>
                <w:szCs w:val="32"/>
                <w:lang w:eastAsia="ja-JP"/>
              </w:rPr>
            </w:pPr>
            <w:proofErr w:type="spellStart"/>
            <w:r>
              <w:rPr>
                <w:sz w:val="32"/>
                <w:szCs w:val="32"/>
                <w:lang w:eastAsia="ja-JP"/>
              </w:rPr>
              <w:t>Vinaychary</w:t>
            </w:r>
            <w:proofErr w:type="spellEnd"/>
            <w:r>
              <w:rPr>
                <w:sz w:val="32"/>
                <w:szCs w:val="32"/>
                <w:lang w:eastAsia="ja-JP"/>
              </w:rPr>
              <w:t xml:space="preserve"> </w:t>
            </w:r>
            <w:proofErr w:type="spellStart"/>
            <w:r>
              <w:rPr>
                <w:sz w:val="32"/>
                <w:szCs w:val="32"/>
                <w:lang w:eastAsia="ja-JP"/>
              </w:rPr>
              <w:t>Nangunoori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06EEEB49" w14:textId="77777777" w:rsidR="008B1FB3" w:rsidRDefault="008B1FB3">
            <w:pPr>
              <w:tabs>
                <w:tab w:val="left" w:pos="2880"/>
                <w:tab w:val="left" w:pos="5760"/>
              </w:tabs>
              <w:jc w:val="both"/>
              <w:rPr>
                <w:lang w:eastAsia="ja-JP"/>
              </w:rPr>
            </w:pPr>
            <w:proofErr w:type="spellStart"/>
            <w:r>
              <w:rPr>
                <w:lang w:eastAsia="ja-JP"/>
              </w:rPr>
              <w:t>Vinaychary</w:t>
            </w:r>
            <w:proofErr w:type="spellEnd"/>
            <w:r>
              <w:rPr>
                <w:lang w:eastAsia="ja-JP"/>
              </w:rPr>
              <w:t xml:space="preserve"> </w:t>
            </w:r>
            <w:proofErr w:type="spellStart"/>
            <w:r>
              <w:rPr>
                <w:lang w:eastAsia="ja-JP"/>
              </w:rPr>
              <w:t>Nangunoori</w:t>
            </w:r>
            <w:proofErr w:type="spellEnd"/>
            <w:r>
              <w:rPr>
                <w:lang w:eastAsia="ja-JP"/>
              </w:rPr>
              <w:t xml:space="preserve"> </w:t>
            </w:r>
          </w:p>
        </w:tc>
        <w:tc>
          <w:tcPr>
            <w:tcW w:w="2394" w:type="dxa"/>
            <w:tcBorders>
              <w:top w:val="single" w:sz="4" w:space="0" w:color="auto"/>
              <w:left w:val="single" w:sz="4" w:space="0" w:color="auto"/>
              <w:bottom w:val="single" w:sz="4" w:space="0" w:color="auto"/>
              <w:right w:val="single" w:sz="4" w:space="0" w:color="auto"/>
            </w:tcBorders>
            <w:vAlign w:val="bottom"/>
            <w:hideMark/>
          </w:tcPr>
          <w:p w14:paraId="16C4FAAE" w14:textId="77777777" w:rsidR="008B1FB3" w:rsidRDefault="008B1FB3">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tcPr>
          <w:p w14:paraId="1073403A" w14:textId="3AE3D712" w:rsidR="008B1FB3" w:rsidRDefault="00A73BBB">
            <w:pPr>
              <w:tabs>
                <w:tab w:val="left" w:pos="2880"/>
                <w:tab w:val="left" w:pos="5760"/>
              </w:tabs>
              <w:jc w:val="both"/>
              <w:rPr>
                <w:sz w:val="32"/>
                <w:szCs w:val="32"/>
                <w:lang w:eastAsia="ja-JP"/>
              </w:rPr>
            </w:pPr>
            <w:r>
              <w:rPr>
                <w:lang w:eastAsia="ja-JP"/>
              </w:rPr>
              <w:t>9/29/2023</w:t>
            </w:r>
          </w:p>
        </w:tc>
      </w:tr>
      <w:tr w:rsidR="008B1FB3" w14:paraId="60FF8A6A"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6302F7EC" w14:textId="77777777" w:rsidR="008B1FB3" w:rsidRDefault="008B1FB3">
            <w:pPr>
              <w:tabs>
                <w:tab w:val="left" w:pos="2880"/>
                <w:tab w:val="left" w:pos="5760"/>
              </w:tabs>
              <w:jc w:val="both"/>
              <w:rPr>
                <w:sz w:val="32"/>
                <w:szCs w:val="32"/>
                <w:lang w:eastAsia="ja-JP"/>
              </w:rPr>
            </w:pPr>
            <w:r>
              <w:rPr>
                <w:lang w:eastAsia="ja-JP"/>
              </w:rPr>
              <w:t xml:space="preserve">Supriya </w:t>
            </w:r>
            <w:proofErr w:type="spellStart"/>
            <w:r>
              <w:rPr>
                <w:lang w:eastAsia="ja-JP"/>
              </w:rPr>
              <w:t>Kutikanti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03EDFC78" w14:textId="77777777" w:rsidR="008B1FB3" w:rsidRDefault="008B1FB3">
            <w:pPr>
              <w:tabs>
                <w:tab w:val="left" w:pos="2880"/>
                <w:tab w:val="left" w:pos="5760"/>
              </w:tabs>
              <w:jc w:val="both"/>
              <w:rPr>
                <w:lang w:eastAsia="ja-JP"/>
              </w:rPr>
            </w:pPr>
            <w:r>
              <w:rPr>
                <w:lang w:eastAsia="ja-JP"/>
              </w:rPr>
              <w:t xml:space="preserve">Supriya </w:t>
            </w:r>
            <w:proofErr w:type="spellStart"/>
            <w:r>
              <w:rPr>
                <w:lang w:eastAsia="ja-JP"/>
              </w:rPr>
              <w:t>Kutikanti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5BFB3200" w14:textId="77777777" w:rsidR="008B1FB3" w:rsidRDefault="008B1FB3">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tcPr>
          <w:p w14:paraId="55D82B3C" w14:textId="0FBF5ED9" w:rsidR="008B1FB3" w:rsidRDefault="00A73BBB">
            <w:pPr>
              <w:tabs>
                <w:tab w:val="left" w:pos="2880"/>
                <w:tab w:val="left" w:pos="5760"/>
              </w:tabs>
              <w:jc w:val="both"/>
              <w:rPr>
                <w:sz w:val="32"/>
                <w:szCs w:val="32"/>
                <w:lang w:eastAsia="ja-JP"/>
              </w:rPr>
            </w:pPr>
            <w:r>
              <w:rPr>
                <w:lang w:eastAsia="ja-JP"/>
              </w:rPr>
              <w:t>9/29/2023</w:t>
            </w:r>
          </w:p>
        </w:tc>
      </w:tr>
      <w:tr w:rsidR="008B1FB3" w14:paraId="293F36F1"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466DFABF" w14:textId="77777777" w:rsidR="008B1FB3" w:rsidRDefault="008B1FB3">
            <w:pPr>
              <w:tabs>
                <w:tab w:val="left" w:pos="2880"/>
                <w:tab w:val="left" w:pos="5760"/>
              </w:tabs>
              <w:jc w:val="both"/>
              <w:rPr>
                <w:sz w:val="32"/>
                <w:szCs w:val="32"/>
                <w:lang w:eastAsia="ja-JP"/>
              </w:rPr>
            </w:pPr>
            <w:proofErr w:type="spellStart"/>
            <w:r>
              <w:rPr>
                <w:lang w:eastAsia="ja-JP"/>
              </w:rPr>
              <w:t>SatyaDeepu</w:t>
            </w:r>
            <w:proofErr w:type="spellEnd"/>
            <w:r>
              <w:rPr>
                <w:lang w:eastAsia="ja-JP"/>
              </w:rPr>
              <w:t xml:space="preserve"> </w:t>
            </w:r>
            <w:proofErr w:type="spellStart"/>
            <w:r>
              <w:rPr>
                <w:lang w:eastAsia="ja-JP"/>
              </w:rPr>
              <w:t>Mandapati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04393CFE" w14:textId="77777777" w:rsidR="008B1FB3" w:rsidRDefault="008B1FB3">
            <w:pPr>
              <w:tabs>
                <w:tab w:val="left" w:pos="2880"/>
                <w:tab w:val="left" w:pos="5760"/>
              </w:tabs>
              <w:jc w:val="both"/>
              <w:rPr>
                <w:lang w:eastAsia="ja-JP"/>
              </w:rPr>
            </w:pPr>
            <w:proofErr w:type="spellStart"/>
            <w:r>
              <w:rPr>
                <w:lang w:eastAsia="ja-JP"/>
              </w:rPr>
              <w:t>SatyaDeepu</w:t>
            </w:r>
            <w:proofErr w:type="spellEnd"/>
            <w:r>
              <w:rPr>
                <w:lang w:eastAsia="ja-JP"/>
              </w:rPr>
              <w:t xml:space="preserve"> </w:t>
            </w:r>
            <w:proofErr w:type="spellStart"/>
            <w:r>
              <w:rPr>
                <w:lang w:eastAsia="ja-JP"/>
              </w:rPr>
              <w:t>Mandapati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22E59A51" w14:textId="77777777" w:rsidR="008B1FB3" w:rsidRDefault="008B1FB3">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tcPr>
          <w:p w14:paraId="743B7D34" w14:textId="71666871" w:rsidR="008B1FB3" w:rsidRDefault="00A73BBB">
            <w:pPr>
              <w:tabs>
                <w:tab w:val="left" w:pos="2880"/>
                <w:tab w:val="left" w:pos="5760"/>
              </w:tabs>
              <w:jc w:val="both"/>
              <w:rPr>
                <w:sz w:val="32"/>
                <w:szCs w:val="32"/>
                <w:lang w:eastAsia="ja-JP"/>
              </w:rPr>
            </w:pPr>
            <w:r>
              <w:rPr>
                <w:lang w:eastAsia="ja-JP"/>
              </w:rPr>
              <w:t>9/29/2023</w:t>
            </w:r>
          </w:p>
        </w:tc>
      </w:tr>
      <w:tr w:rsidR="008B1FB3" w14:paraId="4B4572DE"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792B898C" w14:textId="77777777" w:rsidR="008B1FB3" w:rsidRDefault="008B1FB3">
            <w:pPr>
              <w:tabs>
                <w:tab w:val="left" w:pos="2880"/>
                <w:tab w:val="left" w:pos="5760"/>
              </w:tabs>
              <w:jc w:val="both"/>
              <w:rPr>
                <w:sz w:val="32"/>
                <w:szCs w:val="32"/>
                <w:lang w:eastAsia="ja-JP"/>
              </w:rPr>
            </w:pPr>
            <w:r>
              <w:rPr>
                <w:lang w:eastAsia="ja-JP"/>
              </w:rPr>
              <w:t xml:space="preserve">Surya Mohan </w:t>
            </w:r>
            <w:proofErr w:type="spellStart"/>
            <w:r>
              <w:rPr>
                <w:lang w:eastAsia="ja-JP"/>
              </w:rPr>
              <w:t>Jagani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1648C370" w14:textId="77777777" w:rsidR="008B1FB3" w:rsidRDefault="008B1FB3">
            <w:pPr>
              <w:tabs>
                <w:tab w:val="left" w:pos="2880"/>
                <w:tab w:val="left" w:pos="5760"/>
              </w:tabs>
              <w:jc w:val="both"/>
              <w:rPr>
                <w:lang w:eastAsia="ja-JP"/>
              </w:rPr>
            </w:pPr>
            <w:r>
              <w:rPr>
                <w:lang w:eastAsia="ja-JP"/>
              </w:rPr>
              <w:t xml:space="preserve">Surya Mohan </w:t>
            </w:r>
            <w:proofErr w:type="spellStart"/>
            <w:r>
              <w:rPr>
                <w:lang w:eastAsia="ja-JP"/>
              </w:rPr>
              <w:t>Jagani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007E51AB" w14:textId="77777777" w:rsidR="008B1FB3" w:rsidRDefault="008B1FB3">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tcPr>
          <w:p w14:paraId="3D3F950A" w14:textId="23834C6D" w:rsidR="008B1FB3" w:rsidRDefault="00A73BBB">
            <w:pPr>
              <w:tabs>
                <w:tab w:val="left" w:pos="2880"/>
                <w:tab w:val="left" w:pos="5760"/>
              </w:tabs>
              <w:jc w:val="both"/>
              <w:rPr>
                <w:sz w:val="32"/>
                <w:szCs w:val="32"/>
                <w:lang w:eastAsia="ja-JP"/>
              </w:rPr>
            </w:pPr>
            <w:r>
              <w:rPr>
                <w:lang w:eastAsia="ja-JP"/>
              </w:rPr>
              <w:t>9/29/2023</w:t>
            </w:r>
          </w:p>
        </w:tc>
      </w:tr>
    </w:tbl>
    <w:p w14:paraId="3B7B4B86" w14:textId="5BD79008" w:rsidR="00582373" w:rsidRDefault="007C2AFD" w:rsidP="4CAC3726">
      <w:pPr>
        <w:tabs>
          <w:tab w:val="left" w:pos="2880"/>
          <w:tab w:val="left" w:pos="5760"/>
        </w:tabs>
        <w:jc w:val="both"/>
      </w:pPr>
      <w:r>
        <w:t>s</w:t>
      </w:r>
      <w:r w:rsidR="00582373">
        <w:tab/>
      </w:r>
      <w:r w:rsidR="00582373">
        <w:tab/>
      </w:r>
      <w:r w:rsidR="00582373">
        <w:tab/>
      </w:r>
      <w:r w:rsidR="00582373">
        <w:tab/>
      </w:r>
      <w:r w:rsidR="00582373">
        <w:tab/>
      </w:r>
    </w:p>
    <w:p w14:paraId="22E0FC93" w14:textId="10F6BA8E" w:rsidR="00C11FBD" w:rsidRDefault="00582373" w:rsidP="00C11FBD">
      <w:pPr>
        <w:rPr>
          <w:b/>
          <w:bCs/>
          <w:sz w:val="32"/>
          <w:szCs w:val="32"/>
        </w:rPr>
      </w:pPr>
      <w:r>
        <w:br w:type="page"/>
      </w:r>
      <w:r w:rsidR="00C11FBD" w:rsidRPr="7073E7F0">
        <w:rPr>
          <w:b/>
          <w:bCs/>
          <w:sz w:val="32"/>
          <w:szCs w:val="32"/>
        </w:rPr>
        <w:lastRenderedPageBreak/>
        <w:t>Table of Contents</w:t>
      </w:r>
    </w:p>
    <w:p w14:paraId="3A0FF5F2" w14:textId="10F6BA8E" w:rsidR="00C11FBD" w:rsidRDefault="00C11FBD" w:rsidP="00C11FBD">
      <w:pPr>
        <w:pStyle w:val="Header"/>
        <w:tabs>
          <w:tab w:val="clear" w:pos="4320"/>
          <w:tab w:val="clear" w:pos="8640"/>
        </w:tabs>
      </w:pPr>
    </w:p>
    <w:p w14:paraId="67BC574C" w14:textId="10F6BA8E" w:rsidR="00C11FBD" w:rsidRDefault="00C11FBD" w:rsidP="00C11FBD">
      <w:pPr>
        <w:pStyle w:val="Body"/>
        <w:jc w:val="both"/>
        <w:rPr>
          <w:rFonts w:ascii="Times New Roman" w:eastAsia="Times New Roman" w:hAnsi="Times New Roman" w:cs="Times New Roman"/>
          <w:b/>
          <w:bCs/>
        </w:rPr>
      </w:pPr>
      <w:r>
        <w:rPr>
          <w:rFonts w:ascii="Times New Roman" w:hAnsi="Times New Roman"/>
          <w:b/>
          <w:bCs/>
        </w:rPr>
        <w:t>Table of Contents</w:t>
      </w:r>
      <w:r>
        <w:tab/>
      </w:r>
      <w:r>
        <w:tab/>
      </w:r>
      <w:r>
        <w:tab/>
      </w:r>
      <w:r>
        <w:tab/>
      </w:r>
      <w:r>
        <w:tab/>
      </w:r>
      <w:r>
        <w:tab/>
      </w:r>
      <w:r>
        <w:tab/>
      </w:r>
      <w:r>
        <w:tab/>
      </w:r>
      <w:r>
        <w:rPr>
          <w:rFonts w:ascii="Times New Roman" w:hAnsi="Times New Roman"/>
          <w:b/>
          <w:bCs/>
        </w:rPr>
        <w:t>Page Number</w:t>
      </w:r>
    </w:p>
    <w:p w14:paraId="3F6DF8E5" w14:textId="10F6BA8E" w:rsidR="00C11FBD" w:rsidRDefault="00C11FBD" w:rsidP="00C11FBD">
      <w:pPr>
        <w:pStyle w:val="Header"/>
        <w:tabs>
          <w:tab w:val="clear" w:pos="4320"/>
          <w:tab w:val="clear" w:pos="8640"/>
        </w:tabs>
        <w:jc w:val="both"/>
        <w:rPr>
          <w:rFonts w:ascii="Times New Roman" w:eastAsia="Times New Roman" w:hAnsi="Times New Roman"/>
        </w:rPr>
      </w:pPr>
    </w:p>
    <w:p w14:paraId="78F22D73"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Introduction</w:t>
      </w:r>
    </w:p>
    <w:p w14:paraId="7DC680D2"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Purpose</w:t>
      </w:r>
      <w:r>
        <w:tab/>
      </w:r>
      <w:r>
        <w:tab/>
      </w:r>
      <w:r>
        <w:tab/>
      </w:r>
      <w:r>
        <w:tab/>
      </w:r>
      <w:r>
        <w:tab/>
      </w:r>
      <w:r>
        <w:tab/>
      </w:r>
      <w:r>
        <w:tab/>
      </w:r>
      <w:r>
        <w:tab/>
      </w:r>
    </w:p>
    <w:p w14:paraId="4348F5CB"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Scope</w:t>
      </w:r>
      <w:r>
        <w:tab/>
      </w:r>
      <w:r>
        <w:tab/>
      </w:r>
      <w:r>
        <w:tab/>
      </w:r>
      <w:r>
        <w:tab/>
      </w:r>
      <w:r>
        <w:tab/>
      </w:r>
      <w:r>
        <w:tab/>
      </w:r>
      <w:r>
        <w:tab/>
      </w:r>
      <w:r>
        <w:tab/>
      </w:r>
      <w:r>
        <w:tab/>
      </w:r>
    </w:p>
    <w:p w14:paraId="610A502D"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Definitions, Acronyms, and Abbreviations</w:t>
      </w:r>
      <w:r>
        <w:tab/>
      </w:r>
      <w:r>
        <w:tab/>
      </w:r>
      <w:r>
        <w:tab/>
      </w:r>
      <w:r>
        <w:tab/>
      </w:r>
    </w:p>
    <w:p w14:paraId="63B2A99C"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References</w:t>
      </w:r>
      <w:r>
        <w:tab/>
      </w:r>
      <w:r>
        <w:tab/>
      </w:r>
      <w:r>
        <w:tab/>
      </w:r>
      <w:r>
        <w:tab/>
      </w:r>
      <w:r>
        <w:tab/>
      </w:r>
      <w:r>
        <w:tab/>
      </w:r>
      <w:r>
        <w:tab/>
      </w:r>
      <w:r>
        <w:tab/>
      </w:r>
    </w:p>
    <w:p w14:paraId="5821A8A7"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Overview</w:t>
      </w:r>
      <w:r>
        <w:tab/>
      </w:r>
      <w:r>
        <w:tab/>
      </w:r>
      <w:r>
        <w:tab/>
      </w:r>
      <w:r>
        <w:tab/>
      </w:r>
      <w:r>
        <w:tab/>
      </w:r>
      <w:r>
        <w:tab/>
      </w:r>
      <w:r>
        <w:tab/>
      </w:r>
      <w:r>
        <w:tab/>
      </w:r>
    </w:p>
    <w:p w14:paraId="1E4FE67C"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Description</w:t>
      </w:r>
    </w:p>
    <w:p w14:paraId="7A49F863"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Perspective</w:t>
      </w:r>
      <w:r>
        <w:tab/>
      </w:r>
      <w:r>
        <w:tab/>
      </w:r>
      <w:r>
        <w:tab/>
      </w:r>
      <w:r>
        <w:tab/>
      </w:r>
      <w:r>
        <w:tab/>
      </w:r>
      <w:r>
        <w:tab/>
      </w:r>
      <w:r>
        <w:tab/>
      </w:r>
    </w:p>
    <w:p w14:paraId="02CAE9E6"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Functions</w:t>
      </w:r>
      <w:r>
        <w:tab/>
      </w:r>
      <w:r>
        <w:tab/>
      </w:r>
      <w:r>
        <w:tab/>
      </w:r>
      <w:r>
        <w:tab/>
      </w:r>
      <w:r>
        <w:tab/>
      </w:r>
      <w:r>
        <w:tab/>
      </w:r>
      <w:r>
        <w:tab/>
      </w:r>
    </w:p>
    <w:p w14:paraId="3D7BE0D1"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Characteristics</w:t>
      </w:r>
      <w:r>
        <w:tab/>
      </w:r>
      <w:r>
        <w:tab/>
      </w:r>
      <w:r>
        <w:tab/>
      </w:r>
      <w:r>
        <w:tab/>
      </w:r>
      <w:r>
        <w:tab/>
      </w:r>
      <w:r>
        <w:tab/>
      </w:r>
      <w:r>
        <w:tab/>
      </w:r>
    </w:p>
    <w:p w14:paraId="546C779C"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Constraints</w:t>
      </w:r>
      <w:r>
        <w:tab/>
      </w:r>
      <w:r>
        <w:tab/>
      </w:r>
      <w:r>
        <w:tab/>
      </w:r>
      <w:r>
        <w:tab/>
      </w:r>
      <w:r>
        <w:tab/>
      </w:r>
      <w:r>
        <w:tab/>
      </w:r>
      <w:r>
        <w:tab/>
      </w:r>
    </w:p>
    <w:p w14:paraId="603589AA"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Assumptions and Dependencies</w:t>
      </w:r>
      <w:r>
        <w:tab/>
      </w:r>
      <w:r>
        <w:tab/>
      </w:r>
      <w:r>
        <w:tab/>
      </w:r>
      <w:r>
        <w:tab/>
      </w:r>
      <w:r>
        <w:tab/>
      </w:r>
    </w:p>
    <w:p w14:paraId="00EF317A"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Specific Requirements</w:t>
      </w:r>
    </w:p>
    <w:p w14:paraId="7349CC51"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External Interface Requirements</w:t>
      </w:r>
      <w:r>
        <w:tab/>
      </w:r>
      <w:r>
        <w:tab/>
      </w:r>
      <w:r>
        <w:tab/>
      </w:r>
      <w:r>
        <w:tab/>
      </w:r>
      <w:r>
        <w:tab/>
      </w:r>
    </w:p>
    <w:p w14:paraId="713025B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Interfaces</w:t>
      </w:r>
      <w:r>
        <w:tab/>
      </w:r>
      <w:r>
        <w:tab/>
      </w:r>
      <w:r>
        <w:tab/>
      </w:r>
      <w:r>
        <w:tab/>
      </w:r>
      <w:r>
        <w:tab/>
      </w:r>
      <w:r>
        <w:tab/>
      </w:r>
      <w:r>
        <w:tab/>
      </w:r>
    </w:p>
    <w:p w14:paraId="5F234D85"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Hardware Interfaces</w:t>
      </w:r>
      <w:r>
        <w:tab/>
      </w:r>
      <w:r>
        <w:tab/>
      </w:r>
      <w:r>
        <w:tab/>
      </w:r>
      <w:r>
        <w:tab/>
      </w:r>
      <w:r>
        <w:tab/>
      </w:r>
      <w:r>
        <w:tab/>
      </w:r>
    </w:p>
    <w:p w14:paraId="6861CD2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Software Interfaces</w:t>
      </w:r>
      <w:r>
        <w:tab/>
      </w:r>
      <w:r>
        <w:tab/>
      </w:r>
      <w:r>
        <w:tab/>
      </w:r>
      <w:r>
        <w:tab/>
      </w:r>
      <w:r>
        <w:tab/>
      </w:r>
      <w:r>
        <w:tab/>
      </w:r>
    </w:p>
    <w:p w14:paraId="0B07D88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Communications Interface</w:t>
      </w:r>
      <w:r>
        <w:tab/>
      </w:r>
      <w:r>
        <w:tab/>
      </w:r>
      <w:r>
        <w:tab/>
      </w:r>
      <w:r>
        <w:tab/>
      </w:r>
      <w:r>
        <w:tab/>
      </w:r>
    </w:p>
    <w:p w14:paraId="4709EBC9" w14:textId="10F6BA8E"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Functional Requirements</w:t>
      </w:r>
    </w:p>
    <w:p w14:paraId="62A761D2" w14:textId="10F6BA8E"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Cases</w:t>
      </w:r>
    </w:p>
    <w:p w14:paraId="4A60B365" w14:textId="10F6BA8E"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Class/Objects</w:t>
      </w:r>
    </w:p>
    <w:p w14:paraId="7ACEF810"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Non-Functional Requirements</w:t>
      </w:r>
    </w:p>
    <w:p w14:paraId="710F7DDD" w14:textId="10F6BA8E" w:rsidR="00C11FBD" w:rsidRDefault="00C11FBD" w:rsidP="00C11FBD">
      <w:pPr>
        <w:spacing w:after="160" w:line="259" w:lineRule="auto"/>
        <w:ind w:left="792"/>
        <w:rPr>
          <w:rFonts w:ascii="Times New Roman" w:hAnsi="Times New Roman"/>
        </w:rPr>
      </w:pPr>
      <w:r>
        <w:rPr>
          <w:rFonts w:ascii="Times New Roman" w:eastAsia="Times New Roman" w:hAnsi="Times New Roman"/>
        </w:rPr>
        <w:t xml:space="preserve">3.5.1. </w:t>
      </w:r>
      <w:r>
        <w:rPr>
          <w:rFonts w:ascii="Times New Roman" w:hAnsi="Times New Roman"/>
        </w:rPr>
        <w:t>Performance</w:t>
      </w:r>
    </w:p>
    <w:p w14:paraId="7A5C7175" w14:textId="10F6BA8E" w:rsidR="00C11FBD" w:rsidRDefault="00C11FBD" w:rsidP="00C11FBD">
      <w:pPr>
        <w:spacing w:after="160" w:line="259" w:lineRule="auto"/>
        <w:ind w:left="792"/>
        <w:rPr>
          <w:rFonts w:ascii="Times New Roman" w:hAnsi="Times New Roman"/>
        </w:rPr>
      </w:pPr>
      <w:r>
        <w:rPr>
          <w:rFonts w:ascii="Times New Roman" w:hAnsi="Times New Roman"/>
        </w:rPr>
        <w:t>3.5.2. Reliability</w:t>
      </w:r>
    </w:p>
    <w:p w14:paraId="47797E2E" w14:textId="10F6BA8E" w:rsidR="00C11FBD"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Availability</w:t>
      </w:r>
      <w:r>
        <w:tab/>
      </w:r>
      <w:r>
        <w:tab/>
      </w:r>
      <w:r>
        <w:tab/>
      </w:r>
      <w:r>
        <w:tab/>
      </w:r>
      <w:r>
        <w:tab/>
      </w:r>
      <w:r>
        <w:tab/>
      </w:r>
      <w:r>
        <w:tab/>
      </w:r>
    </w:p>
    <w:p w14:paraId="1AEA7B1D" w14:textId="10F6BA8E" w:rsidR="00C11FBD"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Security</w:t>
      </w:r>
      <w:r>
        <w:tab/>
      </w:r>
      <w:r>
        <w:tab/>
      </w:r>
      <w:r>
        <w:tab/>
      </w:r>
      <w:r>
        <w:tab/>
      </w:r>
      <w:r>
        <w:tab/>
      </w:r>
      <w:r>
        <w:tab/>
      </w:r>
      <w:r>
        <w:tab/>
      </w:r>
      <w:r>
        <w:tab/>
      </w:r>
    </w:p>
    <w:p w14:paraId="3081B731" w14:textId="10F6BA8E" w:rsidR="00C11FBD" w:rsidRPr="00861024"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lastRenderedPageBreak/>
        <w:t xml:space="preserve">Portability </w:t>
      </w:r>
    </w:p>
    <w:p w14:paraId="7B5D9A5B" w14:textId="10F6BA8E" w:rsidR="00C11FBD"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Inverse Requirements</w:t>
      </w:r>
      <w:r>
        <w:tab/>
      </w:r>
      <w:r>
        <w:tab/>
      </w:r>
      <w:r>
        <w:tab/>
      </w:r>
      <w:r>
        <w:tab/>
      </w:r>
      <w:r>
        <w:tab/>
      </w:r>
      <w:r>
        <w:tab/>
      </w:r>
      <w:r>
        <w:tab/>
      </w:r>
    </w:p>
    <w:p w14:paraId="50F780CE" w14:textId="10F6BA8E" w:rsidR="00C11FBD"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Design Constraints</w:t>
      </w:r>
      <w:r>
        <w:tab/>
      </w:r>
      <w:r>
        <w:tab/>
      </w:r>
      <w:r>
        <w:tab/>
      </w:r>
      <w:r>
        <w:tab/>
      </w:r>
      <w:r>
        <w:tab/>
      </w:r>
      <w:r>
        <w:tab/>
      </w:r>
      <w:r>
        <w:tab/>
      </w:r>
    </w:p>
    <w:p w14:paraId="42154078" w14:textId="10F6BA8E" w:rsidR="00C11FBD" w:rsidRPr="00B6665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Logical Database Requirements</w:t>
      </w:r>
      <w:r>
        <w:tab/>
      </w:r>
      <w:r>
        <w:tab/>
      </w:r>
      <w:r>
        <w:tab/>
      </w:r>
      <w:r>
        <w:tab/>
      </w:r>
      <w:r>
        <w:tab/>
      </w:r>
    </w:p>
    <w:p w14:paraId="44570912" w14:textId="10F6BA8E" w:rsidR="00C11FBD" w:rsidRPr="00986AE3"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Other Requirements</w:t>
      </w:r>
      <w:r>
        <w:tab/>
      </w:r>
      <w:r>
        <w:tab/>
      </w:r>
      <w:r>
        <w:tab/>
      </w:r>
      <w:r>
        <w:tab/>
      </w:r>
      <w:r>
        <w:tab/>
      </w:r>
    </w:p>
    <w:p w14:paraId="5A03CA55" w14:textId="10F6BA8E" w:rsidR="00C11FBD" w:rsidRPr="00DE2C9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Prototypes</w:t>
      </w:r>
      <w:r>
        <w:rPr>
          <w:rFonts w:ascii="Times New Roman" w:eastAsia="Times New Roman" w:hAnsi="Times New Roman"/>
        </w:rPr>
        <w:t xml:space="preserve"> (for complete project)</w:t>
      </w:r>
    </w:p>
    <w:p w14:paraId="5E761411" w14:textId="10F6BA8E" w:rsidR="00C11FBD" w:rsidRPr="0086102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 Diagrams  </w:t>
      </w:r>
    </w:p>
    <w:p w14:paraId="72ECAD4F" w14:textId="10F6BA8E" w:rsidR="00C11FBD" w:rsidRDefault="00C11FBD" w:rsidP="00C11FBD">
      <w:pPr>
        <w:numPr>
          <w:ilvl w:val="0"/>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 xml:space="preserve"> Design</w:t>
      </w:r>
    </w:p>
    <w:p w14:paraId="7CC1A76E" w14:textId="10F6BA8E" w:rsidR="00C11FBD" w:rsidRDefault="00C11FBD" w:rsidP="00C11FBD">
      <w:pPr>
        <w:spacing w:after="160" w:line="259" w:lineRule="auto"/>
        <w:ind w:left="540"/>
        <w:rPr>
          <w:rFonts w:ascii="Times New Roman" w:eastAsia="Times New Roman" w:hAnsi="Times New Roman"/>
        </w:rPr>
      </w:pPr>
      <w:r>
        <w:rPr>
          <w:rFonts w:ascii="Times New Roman" w:eastAsia="Times New Roman" w:hAnsi="Times New Roman"/>
        </w:rPr>
        <w:t>4.1. ER diagram</w:t>
      </w:r>
    </w:p>
    <w:p w14:paraId="2C41315B" w14:textId="10F6BA8E" w:rsidR="00C11FBD" w:rsidRPr="003139EC" w:rsidRDefault="00C11FBD" w:rsidP="00C11FBD">
      <w:pPr>
        <w:spacing w:after="160" w:line="259" w:lineRule="auto"/>
        <w:ind w:left="540"/>
        <w:rPr>
          <w:rFonts w:ascii="Times New Roman" w:eastAsia="Times New Roman" w:hAnsi="Times New Roman"/>
        </w:rPr>
      </w:pPr>
      <w:r>
        <w:rPr>
          <w:rFonts w:ascii="Times New Roman" w:eastAsia="Times New Roman" w:hAnsi="Times New Roman"/>
        </w:rPr>
        <w:t>4.2. GUI</w:t>
      </w:r>
    </w:p>
    <w:p w14:paraId="5C0F366A" w14:textId="10F6BA8E" w:rsidR="00C11FBD" w:rsidRDefault="00C11FBD" w:rsidP="00C11FBD">
      <w:pPr>
        <w:numPr>
          <w:ilvl w:val="0"/>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Analysis Models                                                                                   </w:t>
      </w:r>
    </w:p>
    <w:p w14:paraId="4EA76FDA" w14:textId="10F6BA8E" w:rsidR="00C11FBD" w:rsidRDefault="00C11FBD" w:rsidP="00C11FBD">
      <w:pPr>
        <w:spacing w:after="160" w:line="259" w:lineRule="auto"/>
        <w:ind w:left="390"/>
        <w:rPr>
          <w:rFonts w:ascii="Times New Roman" w:hAnsi="Times New Roman"/>
        </w:rPr>
      </w:pPr>
      <w:r>
        <w:rPr>
          <w:rFonts w:ascii="Times New Roman" w:hAnsi="Times New Roman"/>
        </w:rPr>
        <w:t>4.1. Data Flow Diagram</w:t>
      </w:r>
    </w:p>
    <w:p w14:paraId="087AD4E4" w14:textId="10F6BA8E" w:rsidR="00C11FBD" w:rsidRPr="00605EDD" w:rsidRDefault="00C11FBD" w:rsidP="00C11FBD">
      <w:pPr>
        <w:spacing w:after="160" w:line="259" w:lineRule="auto"/>
        <w:ind w:left="390"/>
        <w:rPr>
          <w:rFonts w:ascii="Times New Roman" w:eastAsia="Times New Roman" w:hAnsi="Times New Roman"/>
        </w:rPr>
        <w:sectPr w:rsidR="00C11FBD" w:rsidRPr="00605EDD">
          <w:headerReference w:type="default" r:id="rId10"/>
          <w:footerReference w:type="default" r:id="rId11"/>
          <w:footerReference w:type="first" r:id="rId12"/>
          <w:pgSz w:w="12240" w:h="15840"/>
          <w:pgMar w:top="1440" w:right="1440" w:bottom="1440" w:left="1440" w:header="720" w:footer="720" w:gutter="0"/>
          <w:pgNumType w:fmt="lowerRoman" w:start="1"/>
          <w:cols w:space="720"/>
          <w:titlePg/>
        </w:sectPr>
      </w:pPr>
      <w:r>
        <w:rPr>
          <w:rFonts w:ascii="Times New Roman" w:hAnsi="Times New Roman"/>
        </w:rPr>
        <w:t>4.2. Sequence Diagram</w:t>
      </w:r>
      <w:r>
        <w:tab/>
      </w:r>
      <w:r>
        <w:tab/>
      </w:r>
      <w:r>
        <w:tab/>
      </w:r>
      <w:r>
        <w:tab/>
      </w:r>
      <w:r>
        <w:tab/>
      </w:r>
      <w:r>
        <w:tab/>
      </w:r>
      <w:r>
        <w:tab/>
      </w:r>
      <w:r>
        <w:tab/>
      </w:r>
      <w:r>
        <w:tab/>
      </w:r>
    </w:p>
    <w:p w14:paraId="6B45E85F" w14:textId="77777777" w:rsidR="00C11FBD" w:rsidRPr="00605EDD" w:rsidRDefault="00C11FBD" w:rsidP="00C11FBD">
      <w:pPr>
        <w:pStyle w:val="Heading2"/>
      </w:pPr>
    </w:p>
    <w:p w14:paraId="6C6BDF47" w14:textId="73F07188" w:rsidR="00CC2B0E" w:rsidRDefault="004C7391" w:rsidP="00C11FBD">
      <w:pPr>
        <w:jc w:val="both"/>
        <w:rPr>
          <w:rFonts w:ascii="Times New Roman" w:eastAsia="Times New Roman" w:hAnsi="Times New Roman"/>
          <w:b/>
        </w:rPr>
      </w:pP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p>
    <w:p w14:paraId="5630AD66" w14:textId="77777777" w:rsidR="00CC2B0E" w:rsidRDefault="00CC2B0E" w:rsidP="00CC2B0E">
      <w:pPr>
        <w:pStyle w:val="Header"/>
        <w:tabs>
          <w:tab w:val="clear" w:pos="4320"/>
          <w:tab w:val="clear" w:pos="8640"/>
        </w:tabs>
        <w:jc w:val="both"/>
        <w:rPr>
          <w:rFonts w:ascii="Times New Roman" w:eastAsia="Times New Roman" w:hAnsi="Times New Roman"/>
        </w:rPr>
      </w:pPr>
    </w:p>
    <w:p w14:paraId="3E7A9F1C" w14:textId="21D6CC37" w:rsidR="00CC2B0E" w:rsidRPr="00D1691C" w:rsidRDefault="00DB5557" w:rsidP="00DB5557">
      <w:pPr>
        <w:spacing w:after="160" w:line="259" w:lineRule="auto"/>
        <w:jc w:val="both"/>
        <w:rPr>
          <w:rFonts w:ascii="Times New Roman" w:eastAsia="Times New Roman" w:hAnsi="Times New Roman"/>
          <w:b/>
          <w:bCs/>
        </w:rPr>
      </w:pPr>
      <w:r>
        <w:rPr>
          <w:rFonts w:ascii="Times New Roman" w:hAnsi="Times New Roman"/>
          <w:b/>
          <w:bCs/>
        </w:rPr>
        <w:t>1</w:t>
      </w:r>
      <w:r w:rsidR="00EF3DA0">
        <w:rPr>
          <w:rFonts w:ascii="Times New Roman" w:hAnsi="Times New Roman"/>
          <w:b/>
          <w:bCs/>
        </w:rPr>
        <w:t>.</w:t>
      </w:r>
      <w:r w:rsidR="00CC2B0E" w:rsidRPr="4CAC3726">
        <w:rPr>
          <w:rFonts w:ascii="Times New Roman" w:hAnsi="Times New Roman"/>
          <w:b/>
          <w:bCs/>
        </w:rPr>
        <w:t>Introduction</w:t>
      </w:r>
    </w:p>
    <w:p w14:paraId="30AFC5DF" w14:textId="77777777" w:rsid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eastAsia="Times New Roman" w:hAnsi="Times New Roman" w:cs="Times New Roman"/>
        </w:rPr>
        <w:t>The Northwest Missouri State University Information Exchange Website (NWMSU-IEW) is a vital platform designed to facilitate seamless information sharing and collaboration among the students of Northwest Missouri State University (NWMSU). This research paper aims to provide a comprehensive understanding of the NWMSU-IEW, including its purpose, scope, key definitions, acronyms, and abbreviations, as well as references and an overview of its significance</w:t>
      </w:r>
    </w:p>
    <w:p w14:paraId="39EC13BE" w14:textId="12E440E8" w:rsidR="004C6CEE" w:rsidRPr="00C45AFB" w:rsidRDefault="00EF3DA0" w:rsidP="00EF3DA0">
      <w:pPr>
        <w:pStyle w:val="ColorfulList-Accent11"/>
        <w:spacing w:after="160" w:line="259" w:lineRule="auto"/>
        <w:ind w:left="360"/>
        <w:jc w:val="both"/>
        <w:rPr>
          <w:rFonts w:ascii="Times New Roman" w:eastAsia="Times New Roman" w:hAnsi="Times New Roman" w:cs="Times New Roman"/>
          <w:b/>
          <w:bCs/>
        </w:rPr>
      </w:pPr>
      <w:r>
        <w:rPr>
          <w:rFonts w:ascii="Times New Roman" w:hAnsi="Times New Roman"/>
          <w:b/>
          <w:bCs/>
        </w:rPr>
        <w:t>1.1.</w:t>
      </w:r>
      <w:r w:rsidR="004C7391" w:rsidRPr="4CAC3726">
        <w:rPr>
          <w:rFonts w:ascii="Times New Roman" w:hAnsi="Times New Roman"/>
          <w:b/>
          <w:bCs/>
        </w:rPr>
        <w:t>Purpose</w:t>
      </w:r>
    </w:p>
    <w:p w14:paraId="12A82B61" w14:textId="1D6B5308" w:rsidR="00CC2B0E" w:rsidRP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hAnsi="Times New Roman"/>
        </w:rPr>
        <w:t>The primary purpose of the NWMSU-IEW is to serve as an online hub for students to exchange information, resources, and engage in meaningful interactions. It is a central platform designed to enhance communication and collaboration among NWMSU students. By fostering a digital environment conducive to information sharing, the website aims to enrich the academic, social, and extracurricular experiences of NWMSU students.</w:t>
      </w:r>
      <w:r>
        <w:tab/>
      </w:r>
      <w:r>
        <w:tab/>
      </w:r>
      <w:r>
        <w:tab/>
      </w:r>
      <w:r>
        <w:tab/>
      </w:r>
      <w:r>
        <w:tab/>
      </w:r>
      <w:r>
        <w:tab/>
      </w:r>
      <w:r>
        <w:tab/>
      </w:r>
    </w:p>
    <w:p w14:paraId="56DABE0D" w14:textId="40DF7487" w:rsidR="004C6CEE" w:rsidRPr="00C45AFB" w:rsidRDefault="00E668D3" w:rsidP="00E668D3">
      <w:pPr>
        <w:pStyle w:val="ColorfulList-Accent11"/>
        <w:spacing w:after="160" w:line="259" w:lineRule="auto"/>
        <w:ind w:left="360"/>
        <w:jc w:val="both"/>
        <w:rPr>
          <w:rFonts w:ascii="Times New Roman" w:eastAsia="Times New Roman" w:hAnsi="Times New Roman" w:cs="Times New Roman"/>
          <w:b/>
          <w:bCs/>
        </w:rPr>
      </w:pPr>
      <w:r>
        <w:rPr>
          <w:rFonts w:ascii="Times New Roman" w:hAnsi="Times New Roman"/>
          <w:b/>
          <w:bCs/>
        </w:rPr>
        <w:t>1.2.</w:t>
      </w:r>
      <w:r w:rsidR="004C7391" w:rsidRPr="4CAC3726">
        <w:rPr>
          <w:rFonts w:ascii="Times New Roman" w:hAnsi="Times New Roman"/>
          <w:b/>
          <w:bCs/>
        </w:rPr>
        <w:t>Scope</w:t>
      </w:r>
    </w:p>
    <w:p w14:paraId="48E957C3"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The NWMSU-IEW encompasses a wide range of features and functionalities, including but not limited to:</w:t>
      </w:r>
    </w:p>
    <w:p w14:paraId="6C2DF5E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Academic resources: Providing access to course materials, lecture notes, and study resources shared by students.</w:t>
      </w:r>
    </w:p>
    <w:p w14:paraId="049522B8"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Event and club promotion: Facilitating the promotion of student clubs, events, and extracurricular activities.</w:t>
      </w:r>
    </w:p>
    <w:p w14:paraId="11BC81B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Discussion forums: Creating spaces for students to engage in academic and non-academic discussions.</w:t>
      </w:r>
    </w:p>
    <w:p w14:paraId="47729E5A"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Classifieds: Allowing students to buy, sell, or trade items within the university community.</w:t>
      </w:r>
    </w:p>
    <w:p w14:paraId="0B8E722E" w14:textId="77777777" w:rsidR="005E0AA2"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Information dissemination: Serving as a reliable source</w:t>
      </w:r>
      <w:r w:rsidR="005E0AA2" w:rsidRPr="4CAC3726">
        <w:rPr>
          <w:rFonts w:ascii="Times New Roman" w:hAnsi="Times New Roman"/>
        </w:rPr>
        <w:t xml:space="preserve"> of communication</w:t>
      </w:r>
      <w:r w:rsidRPr="4CAC3726">
        <w:rPr>
          <w:rFonts w:ascii="Times New Roman" w:hAnsi="Times New Roman"/>
        </w:rPr>
        <w:t xml:space="preserve"> for </w:t>
      </w:r>
      <w:r w:rsidR="005E0AA2" w:rsidRPr="4CAC3726">
        <w:rPr>
          <w:rFonts w:ascii="Times New Roman" w:hAnsi="Times New Roman"/>
        </w:rPr>
        <w:t>rides to airport, Walmart and other places of needs as per requirements.</w:t>
      </w:r>
    </w:p>
    <w:p w14:paraId="61829076" w14:textId="77777777" w:rsidR="00CC2B0E" w:rsidRPr="005E0AA2" w:rsidRDefault="004C7391" w:rsidP="4CAC3726">
      <w:pPr>
        <w:pStyle w:val="ColorfulList-Accent11"/>
        <w:spacing w:after="160" w:line="259" w:lineRule="auto"/>
        <w:ind w:left="360"/>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65E7AD01" w14:textId="3E9CB5A4" w:rsidR="005E0AA2" w:rsidRPr="005E0AA2" w:rsidRDefault="00E552B9" w:rsidP="00BD03BE">
      <w:pPr>
        <w:spacing w:after="160" w:line="259" w:lineRule="auto"/>
        <w:ind w:left="360"/>
        <w:jc w:val="both"/>
        <w:rPr>
          <w:rFonts w:ascii="Times New Roman" w:eastAsia="Times New Roman" w:hAnsi="Times New Roman"/>
          <w:b/>
          <w:bCs/>
        </w:rPr>
      </w:pPr>
      <w:r>
        <w:rPr>
          <w:rFonts w:ascii="Times New Roman" w:hAnsi="Times New Roman"/>
          <w:b/>
          <w:bCs/>
        </w:rPr>
        <w:t>1.3.</w:t>
      </w:r>
      <w:r w:rsidR="00CC2B0E" w:rsidRPr="4CAC3726">
        <w:rPr>
          <w:rFonts w:ascii="Times New Roman" w:hAnsi="Times New Roman"/>
          <w:b/>
          <w:bCs/>
        </w:rPr>
        <w:t xml:space="preserve">Definitions, </w:t>
      </w:r>
      <w:r w:rsidR="004C7391" w:rsidRPr="4CAC3726">
        <w:rPr>
          <w:rFonts w:ascii="Times New Roman" w:hAnsi="Times New Roman"/>
          <w:b/>
          <w:bCs/>
        </w:rPr>
        <w:t>Acronyms, and Abbreviations</w:t>
      </w:r>
      <w:r w:rsidR="00CC2B0E">
        <w:tab/>
      </w:r>
    </w:p>
    <w:p w14:paraId="7EB80F44"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NWMSU: </w:t>
      </w:r>
      <w:r w:rsidRPr="4CAC3726">
        <w:rPr>
          <w:rFonts w:ascii="Times New Roman" w:hAnsi="Times New Roman"/>
        </w:rPr>
        <w:t>Northwest Missouri State University</w:t>
      </w:r>
    </w:p>
    <w:p w14:paraId="5CA72881"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IEW: </w:t>
      </w:r>
      <w:r w:rsidRPr="4CAC3726">
        <w:rPr>
          <w:rFonts w:ascii="Times New Roman" w:hAnsi="Times New Roman"/>
        </w:rPr>
        <w:t>Information Exchange Website</w:t>
      </w:r>
    </w:p>
    <w:p w14:paraId="12DA006D"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lastRenderedPageBreak/>
        <w:t xml:space="preserve">Academic Resources: </w:t>
      </w:r>
      <w:r w:rsidRPr="4CAC3726">
        <w:rPr>
          <w:rFonts w:ascii="Times New Roman" w:hAnsi="Times New Roman"/>
        </w:rPr>
        <w:t>Materials and information related to coursework and academic pursuits.</w:t>
      </w:r>
    </w:p>
    <w:p w14:paraId="790FC40C"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Discussion Forums: </w:t>
      </w:r>
      <w:r w:rsidRPr="4CAC3726">
        <w:rPr>
          <w:rFonts w:ascii="Times New Roman" w:hAnsi="Times New Roman"/>
        </w:rPr>
        <w:t>Online platforms for open dialogue and conversation.</w:t>
      </w:r>
    </w:p>
    <w:p w14:paraId="5F589513"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Classifieds: </w:t>
      </w:r>
      <w:r w:rsidRPr="4CAC3726">
        <w:rPr>
          <w:rFonts w:ascii="Times New Roman" w:hAnsi="Times New Roman"/>
        </w:rPr>
        <w:t>Sections of the website for buying, selling, and trading items.</w:t>
      </w:r>
    </w:p>
    <w:p w14:paraId="3C3C3FBC" w14:textId="77777777" w:rsidR="005E0AA2" w:rsidRP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Collaboration Tools: </w:t>
      </w:r>
      <w:r w:rsidRPr="4CAC3726">
        <w:rPr>
          <w:rFonts w:ascii="Times New Roman" w:hAnsi="Times New Roman"/>
        </w:rPr>
        <w:t>Features and utilities that support group work and collaboration.</w:t>
      </w:r>
    </w:p>
    <w:p w14:paraId="793DF520" w14:textId="77777777" w:rsid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University Community: </w:t>
      </w:r>
      <w:r w:rsidRPr="4CAC3726">
        <w:rPr>
          <w:rFonts w:ascii="Times New Roman" w:hAnsi="Times New Roman"/>
        </w:rPr>
        <w:t>All students, faculty, and staff affiliated with NWMSU.</w:t>
      </w:r>
    </w:p>
    <w:p w14:paraId="2BA226A1" w14:textId="77777777" w:rsidR="00CC2B0E" w:rsidRPr="00C45AFB" w:rsidRDefault="004C7391" w:rsidP="4CAC3726">
      <w:pPr>
        <w:spacing w:after="160" w:line="259" w:lineRule="auto"/>
        <w:ind w:left="360"/>
        <w:jc w:val="both"/>
        <w:rPr>
          <w:rFonts w:ascii="Times New Roman" w:eastAsia="Times New Roman" w:hAnsi="Times New Roman"/>
          <w:b/>
          <w:bCs/>
        </w:rPr>
      </w:pPr>
      <w:r w:rsidRPr="00C45AFB">
        <w:rPr>
          <w:rFonts w:ascii="Times New Roman" w:hAnsi="Times New Roman"/>
          <w:b/>
          <w:bCs/>
        </w:rPr>
        <w:tab/>
      </w:r>
      <w:r w:rsidRPr="00C45AFB">
        <w:rPr>
          <w:rFonts w:ascii="Times New Roman" w:hAnsi="Times New Roman"/>
          <w:b/>
          <w:bCs/>
        </w:rPr>
        <w:tab/>
      </w:r>
    </w:p>
    <w:p w14:paraId="071E4E01" w14:textId="5B4DFFD2" w:rsidR="005E0AA2" w:rsidRPr="005E0AA2" w:rsidRDefault="00E552B9" w:rsidP="00E552B9">
      <w:pPr>
        <w:spacing w:after="160" w:line="259" w:lineRule="auto"/>
        <w:ind w:left="360"/>
        <w:jc w:val="both"/>
        <w:rPr>
          <w:rFonts w:ascii="Times New Roman" w:eastAsia="Times New Roman" w:hAnsi="Times New Roman"/>
          <w:b/>
          <w:bCs/>
        </w:rPr>
      </w:pPr>
      <w:r>
        <w:rPr>
          <w:rFonts w:ascii="Times New Roman" w:hAnsi="Times New Roman"/>
          <w:b/>
          <w:bCs/>
        </w:rPr>
        <w:t>1.4.</w:t>
      </w:r>
      <w:r w:rsidR="004C7391" w:rsidRPr="4CAC3726">
        <w:rPr>
          <w:rFonts w:ascii="Times New Roman" w:hAnsi="Times New Roman"/>
          <w:b/>
          <w:bCs/>
        </w:rPr>
        <w:t>References</w:t>
      </w:r>
    </w:p>
    <w:p w14:paraId="2C5BF8CF" w14:textId="77777777" w:rsidR="00CC2B0E" w:rsidRPr="00CF172B" w:rsidRDefault="005E0AA2" w:rsidP="4CAC3726">
      <w:pPr>
        <w:spacing w:after="160" w:line="259" w:lineRule="auto"/>
        <w:ind w:left="360"/>
        <w:jc w:val="both"/>
        <w:rPr>
          <w:rFonts w:ascii="Times New Roman" w:eastAsia="Times New Roman" w:hAnsi="Times New Roman"/>
        </w:rPr>
      </w:pPr>
      <w:r w:rsidRPr="4CAC3726">
        <w:rPr>
          <w:rFonts w:ascii="Times New Roman" w:hAnsi="Times New Roman"/>
        </w:rPr>
        <w:t>This research paper draws upon a variety of sources, including academic literature, official NWMSU documents, and online resources related to information exchange websites and their role in higher education institutions.</w:t>
      </w:r>
      <w:r>
        <w:tab/>
      </w:r>
      <w:r>
        <w:tab/>
      </w:r>
      <w:r>
        <w:tab/>
      </w:r>
      <w:r>
        <w:tab/>
      </w:r>
      <w:r>
        <w:tab/>
      </w:r>
      <w:r>
        <w:tab/>
      </w:r>
      <w:r>
        <w:tab/>
      </w:r>
      <w:r>
        <w:tab/>
      </w:r>
    </w:p>
    <w:p w14:paraId="6C0E1DE5" w14:textId="395CB01C" w:rsidR="005E0AA2" w:rsidRPr="00CF172B" w:rsidRDefault="00E552B9" w:rsidP="00E552B9">
      <w:pPr>
        <w:spacing w:after="160" w:line="259" w:lineRule="auto"/>
        <w:ind w:left="360"/>
        <w:jc w:val="both"/>
        <w:rPr>
          <w:rFonts w:ascii="Times New Roman" w:eastAsia="Times New Roman" w:hAnsi="Times New Roman"/>
        </w:rPr>
      </w:pPr>
      <w:r>
        <w:rPr>
          <w:rFonts w:ascii="Times New Roman" w:hAnsi="Times New Roman"/>
          <w:b/>
          <w:bCs/>
        </w:rPr>
        <w:t>1.</w:t>
      </w:r>
      <w:r w:rsidR="00317DEC">
        <w:rPr>
          <w:rFonts w:ascii="Times New Roman" w:hAnsi="Times New Roman"/>
          <w:b/>
          <w:bCs/>
        </w:rPr>
        <w:t>5.</w:t>
      </w:r>
      <w:r w:rsidR="004C7391" w:rsidRPr="4CAC3726">
        <w:rPr>
          <w:rFonts w:ascii="Times New Roman" w:hAnsi="Times New Roman"/>
          <w:b/>
          <w:bCs/>
        </w:rPr>
        <w:t>Overview</w:t>
      </w:r>
    </w:p>
    <w:p w14:paraId="17AD93B2" w14:textId="2BDA1C44" w:rsidR="00CC2B0E" w:rsidRDefault="00CF172B" w:rsidP="4CAC3726">
      <w:pPr>
        <w:spacing w:after="160" w:line="259" w:lineRule="auto"/>
        <w:ind w:left="360"/>
        <w:jc w:val="both"/>
        <w:rPr>
          <w:rFonts w:ascii="Times New Roman" w:eastAsia="Times New Roman" w:hAnsi="Times New Roman"/>
        </w:rPr>
      </w:pPr>
      <w:r w:rsidRPr="4CAC3726">
        <w:rPr>
          <w:rFonts w:ascii="Times New Roman" w:eastAsia="Times New Roman" w:hAnsi="Times New Roman"/>
        </w:rPr>
        <w:t>In summary, the NWMSU-IEW serves as a valuable digital ecosystem for NWMSU students, fostering communication, collaboration, and resource sharing. This paper will delve deeper into the website's functionalities, user experiences, benefits, and potential challenges in the subsequent sections, shedding light on its role in enhancing the educational journey and campus life of NWMSU students.</w:t>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p>
    <w:p w14:paraId="562C449A" w14:textId="33DCF38C" w:rsidR="00CC2B0E" w:rsidRPr="00D1691C" w:rsidRDefault="00317DEC" w:rsidP="00317DEC">
      <w:pPr>
        <w:spacing w:after="160" w:line="259" w:lineRule="auto"/>
        <w:jc w:val="both"/>
        <w:rPr>
          <w:rFonts w:ascii="Times New Roman" w:eastAsia="Times New Roman" w:hAnsi="Times New Roman"/>
          <w:b/>
          <w:bCs/>
        </w:rPr>
      </w:pPr>
      <w:r>
        <w:rPr>
          <w:rFonts w:ascii="Times New Roman" w:hAnsi="Times New Roman"/>
          <w:b/>
          <w:bCs/>
        </w:rPr>
        <w:t>2</w:t>
      </w:r>
      <w:r w:rsidR="00CC2B0E" w:rsidRPr="4CAC3726">
        <w:rPr>
          <w:rFonts w:ascii="Times New Roman" w:hAnsi="Times New Roman"/>
          <w:b/>
          <w:bCs/>
        </w:rPr>
        <w:t>General Description</w:t>
      </w:r>
    </w:p>
    <w:p w14:paraId="42B3DFB6" w14:textId="585B81BE" w:rsidR="00CC2B0E" w:rsidRDefault="00317DEC" w:rsidP="00BD33E3">
      <w:pPr>
        <w:spacing w:after="160" w:line="259" w:lineRule="auto"/>
        <w:ind w:left="360"/>
        <w:rPr>
          <w:rFonts w:ascii="Times New Roman" w:eastAsia="Times New Roman" w:hAnsi="Times New Roman"/>
        </w:rPr>
      </w:pPr>
      <w:r>
        <w:rPr>
          <w:rFonts w:ascii="Times New Roman" w:hAnsi="Times New Roman"/>
          <w:b/>
          <w:bCs/>
        </w:rPr>
        <w:t>2.1.</w:t>
      </w:r>
      <w:r w:rsidR="004C7391" w:rsidRPr="4CAC3726">
        <w:rPr>
          <w:rFonts w:ascii="Times New Roman" w:hAnsi="Times New Roman"/>
          <w:b/>
          <w:bCs/>
        </w:rPr>
        <w:t>Product Perspective</w:t>
      </w:r>
      <w:r w:rsidR="004C7391">
        <w:tab/>
      </w:r>
      <w:r w:rsidR="004C7391">
        <w:br/>
      </w:r>
      <w:r w:rsidR="004C7391">
        <w:br/>
      </w:r>
      <w:r w:rsidR="006C0EB0" w:rsidRPr="4CAC3726">
        <w:rPr>
          <w:rFonts w:ascii="Times New Roman" w:hAnsi="Times New Roman"/>
        </w:rPr>
        <w:t>The "Student Info Exchange" is a web-based platform designed to facilitate communication and resource sharing among university students. It aims to provide a central hub for students to connect, exchange information, and access various services. Here's a breakdown of the product perspective</w:t>
      </w:r>
      <w:r w:rsidR="00A95910">
        <w:rPr>
          <w:rFonts w:ascii="Times New Roman" w:hAnsi="Times New Roman"/>
        </w:rPr>
        <w:t xml:space="preserve"> :</w:t>
      </w:r>
      <w:r w:rsidR="004C7391">
        <w:br/>
      </w:r>
      <w:r w:rsidR="006C0EB0" w:rsidRPr="4CAC3726">
        <w:rPr>
          <w:rFonts w:ascii="Times New Roman" w:hAnsi="Times New Roman"/>
          <w:b/>
          <w:bCs/>
        </w:rPr>
        <w:t>System Interfaces:</w:t>
      </w:r>
      <w:r w:rsidR="006C0EB0" w:rsidRPr="4CAC3726">
        <w:rPr>
          <w:rFonts w:ascii="Times New Roman" w:hAnsi="Times New Roman"/>
        </w:rPr>
        <w:t xml:space="preserve"> The system will interface with a database to store user information, accommodation listings, textbook/material/furniture listings, event information, and other relevant data. Additionally, it may utilize external APIs for mapping and live chat functionality.</w:t>
      </w:r>
      <w:r w:rsidR="004C7391">
        <w:tab/>
      </w:r>
      <w:r w:rsidR="004C7391">
        <w:br/>
      </w:r>
      <w:r w:rsidR="006C0EB0" w:rsidRPr="4CAC3726">
        <w:rPr>
          <w:rFonts w:ascii="Times New Roman" w:hAnsi="Times New Roman"/>
          <w:b/>
          <w:bCs/>
        </w:rPr>
        <w:t>User Interfaces:</w:t>
      </w:r>
      <w:r w:rsidR="006C0EB0" w:rsidRPr="4CAC3726">
        <w:rPr>
          <w:rFonts w:ascii="Times New Roman" w:hAnsi="Times New Roman"/>
        </w:rPr>
        <w:t xml:space="preserve"> The system will have user-friendly web interfaces for students to register, log in, search for accommodations, view events, chat with other users, and utilize maps for location-based services.</w:t>
      </w:r>
      <w:r w:rsidR="004C7391">
        <w:tab/>
      </w:r>
      <w:r w:rsidR="004C7391">
        <w:br/>
      </w:r>
      <w:r w:rsidR="006C0EB0" w:rsidRPr="4CAC3726">
        <w:rPr>
          <w:rFonts w:ascii="Times New Roman" w:hAnsi="Times New Roman"/>
          <w:b/>
          <w:bCs/>
        </w:rPr>
        <w:t>Hardware Interfaces:</w:t>
      </w:r>
      <w:r w:rsidR="006C0EB0" w:rsidRPr="4CAC3726">
        <w:rPr>
          <w:rFonts w:ascii="Times New Roman" w:hAnsi="Times New Roman"/>
        </w:rPr>
        <w:t xml:space="preserve"> The system will be accessible via standard web browsers on various devices such as desktops, laptops, tablets, and smartphones.</w:t>
      </w:r>
      <w:r w:rsidR="004C7391">
        <w:br/>
      </w:r>
      <w:r w:rsidR="006C0EB0" w:rsidRPr="4CAC3726">
        <w:rPr>
          <w:rFonts w:ascii="Times New Roman" w:hAnsi="Times New Roman"/>
          <w:b/>
          <w:bCs/>
        </w:rPr>
        <w:t>Software Interfaces:</w:t>
      </w:r>
      <w:r w:rsidR="006C0EB0" w:rsidRPr="4CAC3726">
        <w:rPr>
          <w:rFonts w:ascii="Times New Roman" w:hAnsi="Times New Roman"/>
        </w:rPr>
        <w:t xml:space="preserve"> The application may integrate with authentication providers for user registration and login. It may also utilize mapping APIs for location-based services and incorporate a chat application for live chat functionality.</w:t>
      </w:r>
      <w:r w:rsidR="004C7391">
        <w:tab/>
      </w:r>
      <w:r w:rsidR="004C7391">
        <w:tab/>
      </w:r>
      <w:r w:rsidR="004C7391">
        <w:tab/>
      </w:r>
      <w:r w:rsidR="004C7391">
        <w:tab/>
      </w:r>
      <w:r w:rsidR="004C7391">
        <w:tab/>
      </w:r>
      <w:r w:rsidR="004C7391">
        <w:tab/>
      </w:r>
    </w:p>
    <w:p w14:paraId="40949ACA" w14:textId="48D815D1" w:rsidR="00CC2B0E" w:rsidRDefault="00317DEC" w:rsidP="00317DEC">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lastRenderedPageBreak/>
        <w:t>2.</w:t>
      </w:r>
      <w:r w:rsidR="00E8357F">
        <w:rPr>
          <w:rFonts w:ascii="Times New Roman" w:hAnsi="Times New Roman"/>
          <w:b/>
          <w:bCs/>
        </w:rPr>
        <w:t>2.</w:t>
      </w:r>
      <w:r w:rsidR="004C7391" w:rsidRPr="4CAC3726">
        <w:rPr>
          <w:rFonts w:ascii="Times New Roman" w:hAnsi="Times New Roman"/>
          <w:b/>
          <w:bCs/>
        </w:rPr>
        <w:t>Product Functions</w:t>
      </w:r>
      <w:r w:rsidR="004C7391">
        <w:tab/>
      </w:r>
      <w:r w:rsidR="004C7391">
        <w:br/>
      </w:r>
      <w:r w:rsidR="004C7391">
        <w:br/>
      </w:r>
      <w:r w:rsidR="0032499F" w:rsidRPr="4CAC3726">
        <w:rPr>
          <w:rFonts w:ascii="Times New Roman" w:hAnsi="Times New Roman"/>
        </w:rPr>
        <w:t>The primary functions of the "Student Info Exchange" project include:</w:t>
      </w:r>
      <w:r w:rsidR="004C7391">
        <w:br/>
      </w:r>
      <w:r w:rsidR="0032499F" w:rsidRPr="4CAC3726">
        <w:rPr>
          <w:rFonts w:ascii="Times New Roman" w:hAnsi="Times New Roman"/>
          <w:b/>
          <w:bCs/>
        </w:rPr>
        <w:t>Student Registration and Login:</w:t>
      </w:r>
      <w:r w:rsidR="0032499F" w:rsidRPr="4CAC3726">
        <w:rPr>
          <w:rFonts w:ascii="Times New Roman" w:hAnsi="Times New Roman"/>
        </w:rPr>
        <w:t xml:space="preserve"> Students can register for an account by providing necessary personal details. Registered users can log in securely.</w:t>
      </w:r>
      <w:r w:rsidR="004C7391">
        <w:tab/>
      </w:r>
      <w:r w:rsidR="004C7391">
        <w:br/>
      </w:r>
      <w:r w:rsidR="0032499F" w:rsidRPr="4CAC3726">
        <w:rPr>
          <w:rFonts w:ascii="Times New Roman" w:hAnsi="Times New Roman"/>
          <w:b/>
          <w:bCs/>
        </w:rPr>
        <w:t>Accommodation Search:</w:t>
      </w:r>
      <w:r w:rsidR="0032499F" w:rsidRPr="4CAC3726">
        <w:rPr>
          <w:rFonts w:ascii="Times New Roman" w:hAnsi="Times New Roman"/>
        </w:rPr>
        <w:t xml:space="preserve"> Users can search for available accommodations, filtering by location</w:t>
      </w:r>
      <w:r w:rsidR="006B71E2" w:rsidRPr="4CAC3726">
        <w:rPr>
          <w:rFonts w:ascii="Times New Roman" w:hAnsi="Times New Roman"/>
        </w:rPr>
        <w:t xml:space="preserve"> and </w:t>
      </w:r>
      <w:r w:rsidR="0032499F" w:rsidRPr="4CAC3726">
        <w:rPr>
          <w:rFonts w:ascii="Times New Roman" w:hAnsi="Times New Roman"/>
        </w:rPr>
        <w:t>price range.</w:t>
      </w:r>
      <w:r w:rsidR="004C7391">
        <w:br/>
      </w:r>
      <w:r w:rsidR="006B71E2" w:rsidRPr="4CAC3726">
        <w:rPr>
          <w:rFonts w:ascii="Times New Roman" w:hAnsi="Times New Roman"/>
          <w:b/>
          <w:bCs/>
        </w:rPr>
        <w:t>Resource Sharing:</w:t>
      </w:r>
      <w:r w:rsidR="006B71E2" w:rsidRPr="4CAC3726">
        <w:rPr>
          <w:rFonts w:ascii="Times New Roman" w:hAnsi="Times New Roman"/>
        </w:rPr>
        <w:t xml:space="preserve"> Students can post listings to offer or request textbooks, study materials, and furniture from other students.</w:t>
      </w:r>
      <w:r w:rsidR="004C7391">
        <w:br/>
      </w:r>
      <w:r w:rsidR="006B71E2" w:rsidRPr="4CAC3726">
        <w:rPr>
          <w:rFonts w:ascii="Times New Roman" w:hAnsi="Times New Roman"/>
          <w:b/>
          <w:bCs/>
        </w:rPr>
        <w:t>Ride Sharing:</w:t>
      </w:r>
      <w:r w:rsidR="006B71E2" w:rsidRPr="4CAC3726">
        <w:rPr>
          <w:rFonts w:ascii="Times New Roman" w:hAnsi="Times New Roman"/>
        </w:rPr>
        <w:t xml:space="preserve"> Students can offer or request rides to and from the airport, as well as to shopping destinations like Walmart.</w:t>
      </w:r>
      <w:r w:rsidR="004C7391">
        <w:br/>
      </w:r>
      <w:r w:rsidR="006B71E2" w:rsidRPr="4CAC3726">
        <w:rPr>
          <w:rFonts w:ascii="Times New Roman" w:hAnsi="Times New Roman"/>
          <w:b/>
          <w:bCs/>
        </w:rPr>
        <w:t>Event Information:</w:t>
      </w:r>
      <w:r w:rsidR="006B71E2" w:rsidRPr="4CAC3726">
        <w:rPr>
          <w:rFonts w:ascii="Times New Roman" w:hAnsi="Times New Roman"/>
        </w:rPr>
        <w:t xml:space="preserve"> Users can access information about upcoming events, parties, and gatherings within the university community.</w:t>
      </w:r>
      <w:r w:rsidR="004C7391">
        <w:br/>
      </w:r>
      <w:r w:rsidR="006B71E2" w:rsidRPr="4CAC3726">
        <w:rPr>
          <w:rFonts w:ascii="Times New Roman" w:hAnsi="Times New Roman"/>
          <w:b/>
          <w:bCs/>
        </w:rPr>
        <w:t>Certification Assistance:</w:t>
      </w:r>
      <w:r w:rsidR="006B71E2" w:rsidRPr="4CAC3726">
        <w:rPr>
          <w:rFonts w:ascii="Times New Roman" w:hAnsi="Times New Roman"/>
        </w:rPr>
        <w:t xml:space="preserve"> The platform provides information and assistance related to university processes, certifications, transcripts, and other administrative tasks.</w:t>
      </w:r>
      <w:r w:rsidR="004C7391">
        <w:br/>
      </w:r>
      <w:r w:rsidR="006B71E2" w:rsidRPr="4CAC3726">
        <w:rPr>
          <w:rFonts w:ascii="Times New Roman" w:hAnsi="Times New Roman"/>
          <w:b/>
          <w:bCs/>
        </w:rPr>
        <w:t>Live Chat:</w:t>
      </w:r>
      <w:r w:rsidR="006B71E2" w:rsidRPr="4CAC3726">
        <w:rPr>
          <w:rFonts w:ascii="Times New Roman" w:hAnsi="Times New Roman"/>
        </w:rPr>
        <w:t xml:space="preserve"> Users can engage in real-time chat with other students for instant communication and assistance.</w:t>
      </w:r>
      <w:r w:rsidR="004C7391">
        <w:br/>
      </w:r>
      <w:r w:rsidR="006B71E2" w:rsidRPr="4CAC3726">
        <w:rPr>
          <w:rFonts w:ascii="Times New Roman" w:hAnsi="Times New Roman"/>
          <w:b/>
          <w:bCs/>
        </w:rPr>
        <w:t>Search Functionality:</w:t>
      </w:r>
      <w:r w:rsidR="006B71E2" w:rsidRPr="4CAC3726">
        <w:rPr>
          <w:rFonts w:ascii="Times New Roman" w:hAnsi="Times New Roman"/>
        </w:rPr>
        <w:t xml:space="preserve"> Comprehensive search capabilities are provided to help users find specific content within the platform.</w:t>
      </w:r>
      <w:r w:rsidR="004C7391">
        <w:br/>
      </w:r>
      <w:r w:rsidR="006B71E2" w:rsidRPr="4CAC3726">
        <w:rPr>
          <w:rFonts w:ascii="Times New Roman" w:hAnsi="Times New Roman"/>
          <w:b/>
          <w:bCs/>
        </w:rPr>
        <w:t>Map Integration:</w:t>
      </w:r>
      <w:r w:rsidR="006B71E2" w:rsidRPr="4CAC3726">
        <w:rPr>
          <w:rFonts w:ascii="Times New Roman" w:hAnsi="Times New Roman"/>
        </w:rPr>
        <w:t xml:space="preserve"> The system integrates mapping services to assist users in locating accommodations, events, and other services on a map.</w:t>
      </w:r>
      <w:r w:rsidR="004C7391">
        <w:br/>
      </w:r>
      <w:r w:rsidR="004C7391">
        <w:tab/>
      </w:r>
      <w:r w:rsidR="004C7391">
        <w:tab/>
      </w:r>
      <w:r w:rsidR="004C7391">
        <w:tab/>
      </w:r>
      <w:r w:rsidR="004C7391">
        <w:tab/>
      </w:r>
      <w:r w:rsidR="004C7391">
        <w:tab/>
      </w:r>
    </w:p>
    <w:p w14:paraId="3B00494B" w14:textId="128149B3" w:rsidR="00CC2B0E" w:rsidRDefault="00E8357F" w:rsidP="00657F0C">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t>2.3.</w:t>
      </w:r>
      <w:r w:rsidR="004C7391" w:rsidRPr="4CAC3726">
        <w:rPr>
          <w:rFonts w:ascii="Times New Roman" w:hAnsi="Times New Roman"/>
          <w:b/>
          <w:bCs/>
        </w:rPr>
        <w:t>User Characteristics</w:t>
      </w:r>
      <w:r w:rsidR="004C7391">
        <w:tab/>
      </w:r>
      <w:r w:rsidR="004C7391">
        <w:br/>
      </w:r>
      <w:r w:rsidR="004C7391">
        <w:br/>
      </w:r>
      <w:r w:rsidR="006B71E2" w:rsidRPr="4CAC3726">
        <w:rPr>
          <w:rFonts w:ascii="Times New Roman" w:hAnsi="Times New Roman"/>
        </w:rPr>
        <w:t>The system is designed to serve the following user categories:</w:t>
      </w:r>
      <w:r w:rsidR="004C7391">
        <w:br/>
      </w:r>
      <w:r w:rsidR="006B71E2" w:rsidRPr="4CAC3726">
        <w:rPr>
          <w:rFonts w:ascii="Times New Roman" w:hAnsi="Times New Roman"/>
          <w:b/>
          <w:bCs/>
        </w:rPr>
        <w:t>Students:</w:t>
      </w:r>
      <w:r w:rsidR="006B71E2" w:rsidRPr="4CAC3726">
        <w:rPr>
          <w:rFonts w:ascii="Times New Roman" w:hAnsi="Times New Roman"/>
        </w:rPr>
        <w:t xml:space="preserve"> The primary users who register, log in, and utilize the platform for various purposes including resource sharing, accommodation search, event information, certification assistance, and chat.</w:t>
      </w:r>
      <w:r w:rsidR="004C7391">
        <w:tab/>
      </w:r>
      <w:r w:rsidR="004C7391">
        <w:br/>
      </w:r>
      <w:r w:rsidR="006B71E2" w:rsidRPr="4CAC3726">
        <w:rPr>
          <w:rFonts w:ascii="Times New Roman" w:hAnsi="Times New Roman"/>
          <w:b/>
          <w:bCs/>
        </w:rPr>
        <w:t>Admins:</w:t>
      </w:r>
      <w:r w:rsidR="006B71E2" w:rsidRPr="4CAC3726">
        <w:rPr>
          <w:rFonts w:ascii="Times New Roman" w:hAnsi="Times New Roman"/>
        </w:rPr>
        <w:t xml:space="preserve"> Administrators who manage and maintain the platform, oversee user accounts, monitoring content, and addressing any issues.</w:t>
      </w:r>
      <w:r w:rsidR="004C7391">
        <w:tab/>
      </w:r>
      <w:r w:rsidR="004C7391">
        <w:tab/>
      </w:r>
      <w:r w:rsidR="004C7391">
        <w:tab/>
      </w:r>
      <w:r w:rsidR="004C7391">
        <w:tab/>
      </w:r>
      <w:r w:rsidR="004C7391">
        <w:tab/>
      </w:r>
    </w:p>
    <w:p w14:paraId="41098ED2" w14:textId="2CDDE701" w:rsidR="00CC2B0E" w:rsidRDefault="00FC24E1" w:rsidP="00FC24E1">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t>2.4.</w:t>
      </w:r>
      <w:r w:rsidR="004C7391" w:rsidRPr="4CAC3726">
        <w:rPr>
          <w:rFonts w:ascii="Times New Roman" w:hAnsi="Times New Roman"/>
          <w:b/>
          <w:bCs/>
        </w:rPr>
        <w:t>General Constraints</w:t>
      </w:r>
      <w:r w:rsidR="004C7391">
        <w:tab/>
      </w:r>
      <w:r w:rsidR="004C7391">
        <w:br/>
      </w:r>
      <w:r w:rsidR="004C7391">
        <w:br/>
      </w:r>
      <w:r w:rsidR="0018551B" w:rsidRPr="4CAC3726">
        <w:rPr>
          <w:rFonts w:ascii="Times New Roman" w:hAnsi="Times New Roman"/>
          <w:b/>
          <w:bCs/>
        </w:rPr>
        <w:t>Data Privacy and Security:</w:t>
      </w:r>
      <w:r w:rsidR="0018551B" w:rsidRPr="4CAC3726">
        <w:rPr>
          <w:rFonts w:ascii="Times New Roman" w:hAnsi="Times New Roman"/>
        </w:rPr>
        <w:t xml:space="preserve"> The system will adhere to data privacy regulations, ensuring the confidentiality and security of user data.</w:t>
      </w:r>
      <w:r w:rsidR="004C7391">
        <w:br/>
      </w:r>
      <w:r w:rsidR="0018551B" w:rsidRPr="4CAC3726">
        <w:rPr>
          <w:rFonts w:ascii="Times New Roman" w:hAnsi="Times New Roman"/>
          <w:b/>
          <w:bCs/>
        </w:rPr>
        <w:t>Scalability:</w:t>
      </w:r>
      <w:r w:rsidR="0018551B" w:rsidRPr="4CAC3726">
        <w:rPr>
          <w:rFonts w:ascii="Times New Roman" w:hAnsi="Times New Roman"/>
        </w:rPr>
        <w:t xml:space="preserve"> The platform </w:t>
      </w:r>
      <w:r w:rsidR="007D44D5" w:rsidRPr="4CAC3726">
        <w:rPr>
          <w:rFonts w:ascii="Times New Roman" w:hAnsi="Times New Roman"/>
        </w:rPr>
        <w:t>will</w:t>
      </w:r>
      <w:r w:rsidR="0018551B" w:rsidRPr="4CAC3726">
        <w:rPr>
          <w:rFonts w:ascii="Times New Roman" w:hAnsi="Times New Roman"/>
        </w:rPr>
        <w:t xml:space="preserve"> be designed to handle a potentially large number of users.</w:t>
      </w:r>
      <w:r w:rsidR="004C7391">
        <w:tab/>
      </w:r>
      <w:r w:rsidR="004C7391">
        <w:br/>
      </w:r>
      <w:r w:rsidR="007D44D5" w:rsidRPr="4CAC3726">
        <w:rPr>
          <w:rFonts w:ascii="Times New Roman" w:hAnsi="Times New Roman"/>
          <w:b/>
          <w:bCs/>
        </w:rPr>
        <w:t>Compatibility:</w:t>
      </w:r>
      <w:r w:rsidR="007D44D5" w:rsidRPr="4CAC3726">
        <w:rPr>
          <w:rFonts w:ascii="Times New Roman" w:hAnsi="Times New Roman"/>
        </w:rPr>
        <w:t xml:space="preserve"> It will be compatible with popular web browsers and accessible on various devices.</w:t>
      </w:r>
      <w:r w:rsidR="004C7391">
        <w:br/>
      </w:r>
      <w:r w:rsidR="007D44D5" w:rsidRPr="4CAC3726">
        <w:rPr>
          <w:rFonts w:ascii="Times New Roman" w:hAnsi="Times New Roman"/>
          <w:b/>
          <w:bCs/>
        </w:rPr>
        <w:t>Reliability:</w:t>
      </w:r>
      <w:r w:rsidR="007D44D5" w:rsidRPr="4CAC3726">
        <w:rPr>
          <w:rFonts w:ascii="Times New Roman" w:hAnsi="Times New Roman"/>
        </w:rPr>
        <w:t xml:space="preserve"> The system will be reliable, with minimal downtime and robust error handling.</w:t>
      </w:r>
      <w:r w:rsidR="004C7391">
        <w:tab/>
      </w:r>
      <w:r w:rsidR="004C7391">
        <w:br/>
      </w:r>
      <w:r w:rsidR="007D44D5" w:rsidRPr="4CAC3726">
        <w:rPr>
          <w:rFonts w:ascii="Times New Roman" w:hAnsi="Times New Roman"/>
          <w:b/>
          <w:bCs/>
        </w:rPr>
        <w:t>Resource Availability:</w:t>
      </w:r>
      <w:r w:rsidR="007D44D5" w:rsidRPr="4CAC3726">
        <w:rPr>
          <w:rFonts w:ascii="Times New Roman" w:hAnsi="Times New Roman"/>
        </w:rPr>
        <w:t xml:space="preserve"> Availability of resources such as map data and external APIs may impact system functionality.</w:t>
      </w:r>
      <w:r w:rsidR="004C7391">
        <w:tab/>
      </w:r>
      <w:r w:rsidR="004C7391">
        <w:tab/>
      </w:r>
      <w:r w:rsidR="004C7391">
        <w:tab/>
      </w:r>
      <w:r w:rsidR="004C7391">
        <w:tab/>
      </w:r>
    </w:p>
    <w:p w14:paraId="000B34E2" w14:textId="319FDBFE" w:rsidR="00CC2B0E" w:rsidRDefault="00FC24E1" w:rsidP="00FC24E1">
      <w:pPr>
        <w:spacing w:after="160" w:line="259" w:lineRule="auto"/>
        <w:ind w:left="450"/>
        <w:rPr>
          <w:rFonts w:ascii="Times New Roman" w:eastAsia="Times New Roman" w:hAnsi="Times New Roman"/>
        </w:rPr>
      </w:pPr>
      <w:r>
        <w:rPr>
          <w:rFonts w:ascii="Times New Roman" w:hAnsi="Times New Roman"/>
          <w:b/>
          <w:bCs/>
        </w:rPr>
        <w:lastRenderedPageBreak/>
        <w:t>2.5.</w:t>
      </w:r>
      <w:r w:rsidR="00CC2B0E" w:rsidRPr="4CAC3726">
        <w:rPr>
          <w:rFonts w:ascii="Times New Roman" w:hAnsi="Times New Roman"/>
          <w:b/>
          <w:bCs/>
        </w:rPr>
        <w:t>As</w:t>
      </w:r>
      <w:r w:rsidR="004C7391" w:rsidRPr="4CAC3726">
        <w:rPr>
          <w:rFonts w:ascii="Times New Roman" w:hAnsi="Times New Roman"/>
          <w:b/>
          <w:bCs/>
        </w:rPr>
        <w:t>sumptions and Dependencies</w:t>
      </w:r>
      <w:r w:rsidR="00CC2B0E">
        <w:br/>
      </w:r>
      <w:r w:rsidR="00CC2B0E">
        <w:br/>
      </w:r>
      <w:r w:rsidR="002D75F0" w:rsidRPr="4CAC3726">
        <w:rPr>
          <w:rFonts w:ascii="Times New Roman" w:hAnsi="Times New Roman"/>
          <w:b/>
          <w:bCs/>
        </w:rPr>
        <w:t>Assumptions:</w:t>
      </w:r>
      <w:r w:rsidR="00CC2B0E">
        <w:br/>
      </w:r>
      <w:r w:rsidR="002D75F0" w:rsidRPr="4CAC3726">
        <w:rPr>
          <w:rFonts w:ascii="Times New Roman" w:hAnsi="Times New Roman"/>
        </w:rPr>
        <w:t>Users have internet access and web browsing capabilities.</w:t>
      </w:r>
      <w:r w:rsidR="00CC2B0E">
        <w:tab/>
      </w:r>
      <w:r w:rsidR="00CC2B0E">
        <w:br/>
      </w:r>
      <w:r w:rsidR="002D75F0" w:rsidRPr="4CAC3726">
        <w:rPr>
          <w:rFonts w:ascii="Times New Roman" w:hAnsi="Times New Roman"/>
        </w:rPr>
        <w:t>Users will provide accurate and honest information during registration.</w:t>
      </w:r>
      <w:r w:rsidR="00CC2B0E">
        <w:br/>
      </w:r>
      <w:r w:rsidR="002D75F0" w:rsidRPr="4CAC3726">
        <w:rPr>
          <w:rFonts w:ascii="Times New Roman" w:hAnsi="Times New Roman"/>
        </w:rPr>
        <w:t>The platform complies with relevant legal and ethical standards.</w:t>
      </w:r>
      <w:r w:rsidR="00CC2B0E">
        <w:br/>
      </w:r>
      <w:r w:rsidR="00CC2B0E">
        <w:br/>
      </w:r>
      <w:r w:rsidR="002D75F0" w:rsidRPr="4CAC3726">
        <w:rPr>
          <w:rFonts w:ascii="Times New Roman" w:hAnsi="Times New Roman"/>
          <w:b/>
          <w:bCs/>
        </w:rPr>
        <w:t>Dependencies:</w:t>
      </w:r>
      <w:r w:rsidR="00CC2B0E">
        <w:tab/>
      </w:r>
      <w:r w:rsidR="00CC2B0E">
        <w:br/>
      </w:r>
      <w:r w:rsidR="002D75F0" w:rsidRPr="4CAC3726">
        <w:rPr>
          <w:rFonts w:ascii="Times New Roman" w:hAnsi="Times New Roman"/>
        </w:rPr>
        <w:t>The system will depend on third-party services for features like mapping and live chat.</w:t>
      </w:r>
      <w:r w:rsidR="00CC2B0E">
        <w:br/>
      </w:r>
      <w:r w:rsidR="002D75F0" w:rsidRPr="4CAC3726">
        <w:rPr>
          <w:rFonts w:ascii="Times New Roman" w:hAnsi="Times New Roman"/>
        </w:rPr>
        <w:t>The availability of these external services may affect the overall functionality of the system.</w:t>
      </w:r>
      <w:r w:rsidR="00CC2B0E">
        <w:br/>
      </w:r>
      <w:r w:rsidR="00CC2B0E">
        <w:tab/>
      </w:r>
      <w:r w:rsidR="00CC2B0E">
        <w:tab/>
      </w:r>
      <w:r w:rsidR="00CC2B0E">
        <w:tab/>
      </w:r>
    </w:p>
    <w:p w14:paraId="4F92D65A" w14:textId="0FE91CD0" w:rsidR="00CC2B0E" w:rsidRDefault="00516710" w:rsidP="00516710">
      <w:pPr>
        <w:spacing w:after="160" w:line="259" w:lineRule="auto"/>
        <w:jc w:val="both"/>
        <w:rPr>
          <w:rFonts w:ascii="Times New Roman" w:eastAsia="Times New Roman" w:hAnsi="Times New Roman"/>
          <w:b/>
          <w:bCs/>
        </w:rPr>
      </w:pPr>
      <w:r>
        <w:rPr>
          <w:rFonts w:ascii="Times New Roman" w:hAnsi="Times New Roman"/>
          <w:b/>
          <w:bCs/>
        </w:rPr>
        <w:t>3.</w:t>
      </w:r>
      <w:r w:rsidR="00CC2B0E" w:rsidRPr="4CAC3726">
        <w:rPr>
          <w:rFonts w:ascii="Times New Roman" w:hAnsi="Times New Roman"/>
          <w:b/>
          <w:bCs/>
        </w:rPr>
        <w:t>Specific Requirements</w:t>
      </w:r>
    </w:p>
    <w:p w14:paraId="24E66EB1" w14:textId="3381455F" w:rsidR="00CC2B0E" w:rsidRDefault="00DA2BE4" w:rsidP="00DA2BE4">
      <w:pPr>
        <w:spacing w:after="160" w:line="259" w:lineRule="auto"/>
        <w:ind w:left="450"/>
        <w:jc w:val="both"/>
        <w:rPr>
          <w:rFonts w:ascii="Times New Roman" w:eastAsia="Times New Roman" w:hAnsi="Times New Roman"/>
        </w:rPr>
      </w:pPr>
      <w:r>
        <w:rPr>
          <w:rFonts w:ascii="Times New Roman" w:hAnsi="Times New Roman"/>
          <w:b/>
          <w:bCs/>
        </w:rPr>
        <w:t>3.</w:t>
      </w:r>
      <w:r w:rsidR="00C25E1A">
        <w:rPr>
          <w:rFonts w:ascii="Times New Roman" w:hAnsi="Times New Roman"/>
          <w:b/>
          <w:bCs/>
        </w:rPr>
        <w:t>1.</w:t>
      </w:r>
      <w:r w:rsidR="00CC2B0E" w:rsidRPr="4CAC3726">
        <w:rPr>
          <w:rFonts w:ascii="Times New Roman" w:hAnsi="Times New Roman"/>
          <w:b/>
          <w:bCs/>
        </w:rPr>
        <w:t>Exter</w:t>
      </w:r>
      <w:r w:rsidR="004C7391" w:rsidRPr="4CAC3726">
        <w:rPr>
          <w:rFonts w:ascii="Times New Roman" w:hAnsi="Times New Roman"/>
          <w:b/>
          <w:bCs/>
        </w:rPr>
        <w:t>nal Interface Requirements</w:t>
      </w:r>
      <w:r w:rsidR="111C119D" w:rsidRPr="4CAC3726">
        <w:rPr>
          <w:rFonts w:ascii="Times New Roman" w:hAnsi="Times New Roman"/>
        </w:rPr>
        <w:t xml:space="preserve">      </w:t>
      </w:r>
      <w:r w:rsidR="00CC2B0E">
        <w:tab/>
      </w:r>
      <w:r w:rsidR="00CC2B0E">
        <w:tab/>
      </w:r>
      <w:r w:rsidR="00CC2B0E">
        <w:tab/>
      </w:r>
      <w:r w:rsidR="00CC2B0E">
        <w:tab/>
      </w:r>
      <w:r w:rsidR="00CC2B0E">
        <w:tab/>
      </w:r>
    </w:p>
    <w:p w14:paraId="235E2102" w14:textId="54A795DB" w:rsidR="00CC2B0E" w:rsidRDefault="00CF2E08" w:rsidP="00CF2E08">
      <w:pPr>
        <w:tabs>
          <w:tab w:val="clear" w:pos="720"/>
        </w:tabs>
        <w:spacing w:after="160" w:line="259" w:lineRule="auto"/>
        <w:ind w:left="720"/>
        <w:rPr>
          <w:rFonts w:ascii="Times New Roman" w:hAnsi="Times New Roman"/>
          <w:b/>
          <w:bCs/>
        </w:rPr>
      </w:pPr>
      <w:r>
        <w:rPr>
          <w:rFonts w:ascii="Times New Roman" w:hAnsi="Times New Roman"/>
          <w:b/>
          <w:bCs/>
        </w:rPr>
        <w:t>3.</w:t>
      </w:r>
      <w:r w:rsidR="00DC5B2E">
        <w:rPr>
          <w:rFonts w:ascii="Times New Roman" w:hAnsi="Times New Roman"/>
          <w:b/>
          <w:bCs/>
        </w:rPr>
        <w:t>1.</w:t>
      </w:r>
      <w:r>
        <w:rPr>
          <w:rFonts w:ascii="Times New Roman" w:hAnsi="Times New Roman"/>
          <w:b/>
          <w:bCs/>
        </w:rPr>
        <w:t>1.</w:t>
      </w:r>
      <w:r w:rsidR="00CC2B0E" w:rsidRPr="4CAC3726">
        <w:rPr>
          <w:rFonts w:ascii="Times New Roman" w:hAnsi="Times New Roman"/>
          <w:b/>
          <w:bCs/>
        </w:rPr>
        <w:t>User Interfaces</w:t>
      </w:r>
    </w:p>
    <w:p w14:paraId="756676EA" w14:textId="440C46D5" w:rsidR="00CC2B0E" w:rsidRDefault="4D0AC131" w:rsidP="006442AC">
      <w:pPr>
        <w:spacing w:after="160" w:line="257" w:lineRule="auto"/>
        <w:ind w:left="720"/>
        <w:jc w:val="both"/>
        <w:rPr>
          <w:rFonts w:ascii="Times New Roman" w:eastAsia="Times New Roman" w:hAnsi="Times New Roman"/>
        </w:rPr>
      </w:pPr>
      <w:r w:rsidRPr="4CAC3726">
        <w:rPr>
          <w:rFonts w:ascii="Times New Roman" w:eastAsia="Times New Roman" w:hAnsi="Times New Roman"/>
          <w:szCs w:val="24"/>
        </w:rPr>
        <w:t>The user interfaces should be intuitive, responsive, and user-friendly.</w:t>
      </w:r>
    </w:p>
    <w:p w14:paraId="06C35096" w14:textId="6AA9DDFD" w:rsidR="00CC2B0E" w:rsidRDefault="4D0AC131" w:rsidP="006442AC">
      <w:pPr>
        <w:spacing w:after="160" w:line="257" w:lineRule="auto"/>
        <w:ind w:left="720"/>
        <w:jc w:val="both"/>
      </w:pPr>
      <w:r w:rsidRPr="4CAC3726">
        <w:rPr>
          <w:rFonts w:ascii="Times New Roman" w:eastAsia="Times New Roman" w:hAnsi="Times New Roman"/>
          <w:szCs w:val="24"/>
        </w:rPr>
        <w:t>Supported web browsers include Google Chrome, Mozilla Firefox, Microsoft Edge, and Safari.</w:t>
      </w:r>
    </w:p>
    <w:p w14:paraId="276F436A" w14:textId="3C47D852" w:rsidR="00CC2B0E" w:rsidRDefault="4D0AC131" w:rsidP="006442AC">
      <w:pPr>
        <w:spacing w:after="160" w:line="257" w:lineRule="auto"/>
        <w:ind w:left="720"/>
        <w:jc w:val="both"/>
      </w:pPr>
      <w:r w:rsidRPr="4CAC3726">
        <w:rPr>
          <w:rFonts w:ascii="Times New Roman" w:eastAsia="Times New Roman" w:hAnsi="Times New Roman"/>
          <w:szCs w:val="24"/>
        </w:rPr>
        <w:t>The system should have a responsive design to adapt to different screen sizes and devices.</w:t>
      </w:r>
    </w:p>
    <w:p w14:paraId="57CF9DD2" w14:textId="29A347B0" w:rsidR="00CC2B0E" w:rsidRDefault="4D0AC131" w:rsidP="006442AC">
      <w:pPr>
        <w:spacing w:after="160" w:line="259" w:lineRule="auto"/>
        <w:ind w:left="720"/>
        <w:jc w:val="both"/>
      </w:pPr>
      <w:r w:rsidRPr="4CAC3726">
        <w:rPr>
          <w:rFonts w:ascii="Times New Roman" w:eastAsia="Times New Roman" w:hAnsi="Times New Roman"/>
          <w:szCs w:val="24"/>
        </w:rPr>
        <w:t>Users shall be able to register, log in, post listings, search for accommodations, view events, chat, and use mapping services via the user interface</w:t>
      </w:r>
      <w:r w:rsidRPr="4CAC3726">
        <w:rPr>
          <w:rFonts w:ascii="Times New Roman" w:hAnsi="Times New Roman"/>
        </w:rPr>
        <w:t xml:space="preserve"> </w:t>
      </w:r>
      <w:r>
        <w:t xml:space="preserve">                                      </w:t>
      </w:r>
      <w:r w:rsidR="00CC2B0E">
        <w:tab/>
      </w:r>
      <w:r w:rsidR="00CC2B0E">
        <w:tab/>
      </w:r>
      <w:r w:rsidR="00CC2B0E">
        <w:tab/>
      </w:r>
    </w:p>
    <w:p w14:paraId="57224CDB" w14:textId="20B8138D" w:rsidR="00CC2B0E" w:rsidRDefault="00DC5B2E" w:rsidP="00DC5B2E">
      <w:pPr>
        <w:tabs>
          <w:tab w:val="clear" w:pos="720"/>
        </w:tabs>
        <w:spacing w:after="160" w:line="259" w:lineRule="auto"/>
        <w:ind w:left="720"/>
        <w:rPr>
          <w:rFonts w:ascii="Times New Roman" w:hAnsi="Times New Roman"/>
        </w:rPr>
      </w:pPr>
      <w:r>
        <w:rPr>
          <w:rFonts w:ascii="Times New Roman" w:hAnsi="Times New Roman"/>
          <w:b/>
          <w:bCs/>
        </w:rPr>
        <w:t>3.1.2</w:t>
      </w:r>
      <w:r w:rsidR="004C7391" w:rsidRPr="4CAC3726">
        <w:rPr>
          <w:rFonts w:ascii="Times New Roman" w:hAnsi="Times New Roman"/>
          <w:b/>
          <w:bCs/>
        </w:rPr>
        <w:t>Hardware Interfaces</w:t>
      </w:r>
      <w:r w:rsidR="004C7391">
        <w:tab/>
      </w:r>
    </w:p>
    <w:p w14:paraId="6B06153A" w14:textId="18D2E048" w:rsidR="00CC2B0E" w:rsidRDefault="4B55BF7A" w:rsidP="005C0143">
      <w:pPr>
        <w:spacing w:after="160" w:line="257" w:lineRule="auto"/>
        <w:ind w:left="720"/>
        <w:rPr>
          <w:rFonts w:ascii="Times New Roman" w:eastAsia="Times New Roman" w:hAnsi="Times New Roman"/>
        </w:rPr>
      </w:pPr>
      <w:r>
        <w:t xml:space="preserve"> </w:t>
      </w:r>
      <w:r w:rsidRPr="4CAC3726">
        <w:rPr>
          <w:rFonts w:ascii="Times New Roman" w:eastAsia="Times New Roman" w:hAnsi="Times New Roman"/>
          <w:szCs w:val="24"/>
        </w:rPr>
        <w:t>The system shall be accessible on various devices, including desktop computers, laptops, tablets, and smartphones.</w:t>
      </w:r>
    </w:p>
    <w:p w14:paraId="7D599029" w14:textId="0C51DC88" w:rsidR="00CC2B0E" w:rsidRDefault="4B55BF7A" w:rsidP="005C0143">
      <w:pPr>
        <w:spacing w:after="160" w:line="257" w:lineRule="auto"/>
        <w:ind w:left="720"/>
      </w:pPr>
      <w:r w:rsidRPr="4CAC3726">
        <w:rPr>
          <w:rFonts w:ascii="Times New Roman" w:eastAsia="Times New Roman" w:hAnsi="Times New Roman"/>
          <w:szCs w:val="24"/>
        </w:rPr>
        <w:t>Minimum hardware requirements for clients:</w:t>
      </w:r>
    </w:p>
    <w:p w14:paraId="1D9A1006" w14:textId="57115F7E" w:rsidR="00CC2B0E" w:rsidRDefault="4B55BF7A" w:rsidP="005C0143">
      <w:pPr>
        <w:spacing w:after="160" w:line="257" w:lineRule="auto"/>
        <w:ind w:left="720"/>
      </w:pPr>
      <w:r w:rsidRPr="4CAC3726">
        <w:rPr>
          <w:rFonts w:ascii="Times New Roman" w:eastAsia="Times New Roman" w:hAnsi="Times New Roman"/>
          <w:szCs w:val="24"/>
        </w:rPr>
        <w:t>Processor: Dual-core 1.8 GHz or higher</w:t>
      </w:r>
    </w:p>
    <w:p w14:paraId="6185DA5E" w14:textId="3568B313" w:rsidR="00CC2B0E" w:rsidRDefault="4B55BF7A" w:rsidP="005C0143">
      <w:pPr>
        <w:spacing w:after="160" w:line="257" w:lineRule="auto"/>
        <w:ind w:left="720"/>
      </w:pPr>
      <w:r w:rsidRPr="4CAC3726">
        <w:rPr>
          <w:rFonts w:ascii="Times New Roman" w:eastAsia="Times New Roman" w:hAnsi="Times New Roman"/>
          <w:szCs w:val="24"/>
        </w:rPr>
        <w:t>RAM: 4 GB</w:t>
      </w:r>
    </w:p>
    <w:p w14:paraId="3B0CFFF2" w14:textId="18D2E048" w:rsidR="00CC2B0E" w:rsidRDefault="4B55BF7A" w:rsidP="005C0143">
      <w:pPr>
        <w:spacing w:after="160" w:line="259" w:lineRule="auto"/>
        <w:ind w:left="720"/>
        <w:rPr>
          <w:rFonts w:ascii="Times New Roman" w:eastAsia="Times New Roman" w:hAnsi="Times New Roman"/>
        </w:rPr>
      </w:pPr>
      <w:r w:rsidRPr="4CAC3726">
        <w:rPr>
          <w:rFonts w:ascii="Times New Roman" w:eastAsia="Times New Roman" w:hAnsi="Times New Roman"/>
          <w:szCs w:val="24"/>
        </w:rPr>
        <w:t>Display: 1024x768 resolution or higher</w:t>
      </w:r>
      <w:r w:rsidR="004C7391">
        <w:tab/>
      </w:r>
      <w:r>
        <w:t xml:space="preserve">                </w:t>
      </w:r>
      <w:r w:rsidR="004C7391">
        <w:tab/>
      </w:r>
      <w:r w:rsidR="004C7391">
        <w:tab/>
      </w:r>
      <w:r w:rsidR="004C7391">
        <w:tab/>
      </w:r>
      <w:r w:rsidR="004C7391">
        <w:tab/>
      </w:r>
      <w:r w:rsidR="004C7391">
        <w:tab/>
      </w:r>
    </w:p>
    <w:p w14:paraId="76221E6E" w14:textId="5590CAD4" w:rsidR="00CC2B0E" w:rsidRDefault="00F16FA1" w:rsidP="00F16FA1">
      <w:pPr>
        <w:tabs>
          <w:tab w:val="clear" w:pos="720"/>
        </w:tabs>
        <w:spacing w:after="160" w:line="259" w:lineRule="auto"/>
        <w:ind w:left="720"/>
        <w:rPr>
          <w:rFonts w:ascii="Times New Roman" w:eastAsia="Times New Roman" w:hAnsi="Times New Roman"/>
          <w:b/>
          <w:bCs/>
        </w:rPr>
      </w:pPr>
      <w:r>
        <w:rPr>
          <w:rFonts w:ascii="Times New Roman" w:hAnsi="Times New Roman"/>
          <w:b/>
          <w:bCs/>
        </w:rPr>
        <w:t>3.1.3.</w:t>
      </w:r>
      <w:r w:rsidR="00CC2B0E" w:rsidRPr="4CAC3726">
        <w:rPr>
          <w:rFonts w:ascii="Times New Roman" w:hAnsi="Times New Roman"/>
          <w:b/>
          <w:bCs/>
        </w:rPr>
        <w:t xml:space="preserve">Software </w:t>
      </w:r>
      <w:r w:rsidR="004C7391" w:rsidRPr="4CAC3726">
        <w:rPr>
          <w:rFonts w:ascii="Times New Roman" w:hAnsi="Times New Roman"/>
          <w:b/>
          <w:bCs/>
        </w:rPr>
        <w:t>Interfaces</w:t>
      </w:r>
    </w:p>
    <w:p w14:paraId="1DD0CDF4" w14:textId="06EF2B0F" w:rsidR="00CC2B0E" w:rsidRDefault="3C973702" w:rsidP="00D91B54">
      <w:pPr>
        <w:spacing w:after="160" w:line="257" w:lineRule="auto"/>
        <w:jc w:val="both"/>
        <w:rPr>
          <w:rFonts w:ascii="Times New Roman" w:eastAsia="Times New Roman" w:hAnsi="Times New Roman"/>
        </w:rPr>
      </w:pPr>
      <w:r w:rsidRPr="4CAC3726">
        <w:rPr>
          <w:rFonts w:ascii="Times New Roman" w:hAnsi="Times New Roman"/>
        </w:rPr>
        <w:t xml:space="preserve"> </w:t>
      </w:r>
      <w:r w:rsidR="00D91B54">
        <w:tab/>
      </w:r>
      <w:r w:rsidR="00D91B54">
        <w:tab/>
      </w:r>
      <w:r w:rsidR="00D91B54">
        <w:tab/>
      </w:r>
      <w:r w:rsidRPr="4CAC3726">
        <w:rPr>
          <w:rFonts w:ascii="Times New Roman" w:eastAsia="Times New Roman" w:hAnsi="Times New Roman"/>
          <w:szCs w:val="24"/>
        </w:rPr>
        <w:t>The system shall integrate with an authentication provider for user registration and login.</w:t>
      </w:r>
    </w:p>
    <w:p w14:paraId="161064AA" w14:textId="53357F55" w:rsidR="00CC2B0E" w:rsidRDefault="00926550" w:rsidP="00D91B54">
      <w:pPr>
        <w:spacing w:after="160" w:line="257" w:lineRule="auto"/>
        <w:jc w:val="both"/>
      </w:pPr>
      <w:r>
        <w:rPr>
          <w:rFonts w:ascii="Times New Roman" w:eastAsia="Times New Roman" w:hAnsi="Times New Roman"/>
          <w:szCs w:val="24"/>
        </w:rPr>
        <w:tab/>
      </w:r>
      <w:r>
        <w:rPr>
          <w:rFonts w:ascii="Times New Roman" w:eastAsia="Times New Roman" w:hAnsi="Times New Roman"/>
          <w:szCs w:val="24"/>
        </w:rPr>
        <w:tab/>
      </w:r>
      <w:r>
        <w:rPr>
          <w:rFonts w:ascii="Times New Roman" w:eastAsia="Times New Roman" w:hAnsi="Times New Roman"/>
          <w:szCs w:val="24"/>
        </w:rPr>
        <w:tab/>
      </w:r>
      <w:r w:rsidR="3C973702" w:rsidRPr="4CAC3726">
        <w:rPr>
          <w:rFonts w:ascii="Times New Roman" w:eastAsia="Times New Roman" w:hAnsi="Times New Roman"/>
          <w:szCs w:val="24"/>
        </w:rPr>
        <w:t>Mapping services shall be integrated using mapping APIs for location-based services.</w:t>
      </w:r>
    </w:p>
    <w:p w14:paraId="2EE7B1F1" w14:textId="63803F5D" w:rsidR="00CC2B0E" w:rsidRDefault="00375332" w:rsidP="00E31CA2">
      <w:pPr>
        <w:spacing w:after="160" w:line="259" w:lineRule="auto"/>
        <w:rPr>
          <w:rFonts w:ascii="Times New Roman" w:eastAsia="Times New Roman" w:hAnsi="Times New Roman"/>
        </w:rPr>
      </w:pPr>
      <w:r>
        <w:rPr>
          <w:rFonts w:ascii="Times New Roman" w:eastAsia="Times New Roman" w:hAnsi="Times New Roman"/>
          <w:szCs w:val="24"/>
        </w:rPr>
        <w:tab/>
      </w:r>
      <w:r>
        <w:rPr>
          <w:rFonts w:ascii="Times New Roman" w:eastAsia="Times New Roman" w:hAnsi="Times New Roman"/>
          <w:szCs w:val="24"/>
        </w:rPr>
        <w:tab/>
      </w:r>
      <w:r>
        <w:rPr>
          <w:rFonts w:ascii="Times New Roman" w:eastAsia="Times New Roman" w:hAnsi="Times New Roman"/>
          <w:szCs w:val="24"/>
        </w:rPr>
        <w:tab/>
      </w:r>
      <w:r w:rsidR="3C973702" w:rsidRPr="4CAC3726">
        <w:rPr>
          <w:rFonts w:ascii="Times New Roman" w:eastAsia="Times New Roman" w:hAnsi="Times New Roman"/>
          <w:szCs w:val="24"/>
        </w:rPr>
        <w:t>Live chat functionality may be incorporated using a third-party chat application</w:t>
      </w:r>
      <w:r w:rsidR="3C973702" w:rsidRPr="4CAC3726">
        <w:rPr>
          <w:rFonts w:ascii="Times New Roman" w:hAnsi="Times New Roman"/>
        </w:rPr>
        <w:t xml:space="preserve">               </w:t>
      </w:r>
      <w:r w:rsidR="00CC2B0E">
        <w:tab/>
      </w:r>
      <w:r w:rsidR="00CC2B0E">
        <w:tab/>
      </w:r>
      <w:r w:rsidR="00CC2B0E">
        <w:tab/>
      </w:r>
      <w:r w:rsidR="00CC2B0E">
        <w:tab/>
      </w:r>
      <w:r w:rsidR="00CC2B0E">
        <w:tab/>
      </w:r>
      <w:r w:rsidR="00CC2B0E">
        <w:tab/>
      </w:r>
    </w:p>
    <w:p w14:paraId="3324C671" w14:textId="77777777" w:rsidR="00657F0C" w:rsidRDefault="00657F0C" w:rsidP="00F16FA1">
      <w:pPr>
        <w:tabs>
          <w:tab w:val="clear" w:pos="720"/>
        </w:tabs>
        <w:spacing w:after="160" w:line="259" w:lineRule="auto"/>
        <w:ind w:left="720"/>
        <w:rPr>
          <w:rFonts w:ascii="Times New Roman" w:hAnsi="Times New Roman"/>
          <w:b/>
          <w:bCs/>
        </w:rPr>
      </w:pPr>
    </w:p>
    <w:p w14:paraId="04A908C2" w14:textId="3A92F744" w:rsidR="00CC2B0E" w:rsidRDefault="00F16FA1" w:rsidP="00F16FA1">
      <w:pPr>
        <w:tabs>
          <w:tab w:val="clear" w:pos="720"/>
        </w:tabs>
        <w:spacing w:after="160" w:line="259" w:lineRule="auto"/>
        <w:ind w:left="720"/>
        <w:rPr>
          <w:rFonts w:ascii="Times New Roman" w:hAnsi="Times New Roman"/>
        </w:rPr>
      </w:pPr>
      <w:r>
        <w:rPr>
          <w:rFonts w:ascii="Times New Roman" w:hAnsi="Times New Roman"/>
          <w:b/>
          <w:bCs/>
        </w:rPr>
        <w:lastRenderedPageBreak/>
        <w:t>3.1.4.</w:t>
      </w:r>
      <w:r w:rsidR="004C7391" w:rsidRPr="4CAC3726">
        <w:rPr>
          <w:rFonts w:ascii="Times New Roman" w:hAnsi="Times New Roman"/>
          <w:b/>
          <w:bCs/>
        </w:rPr>
        <w:t>Communications Interface</w:t>
      </w:r>
      <w:r w:rsidR="004C7391">
        <w:tab/>
      </w:r>
    </w:p>
    <w:p w14:paraId="2719DB51" w14:textId="331DB0CE" w:rsidR="00CC2B0E" w:rsidRDefault="00630328" w:rsidP="00630328">
      <w:pPr>
        <w:spacing w:after="160" w:line="257" w:lineRule="auto"/>
        <w:ind w:left="360"/>
        <w:rPr>
          <w:rFonts w:ascii="Times New Roman" w:eastAsia="Times New Roman" w:hAnsi="Times New Roman"/>
          <w:szCs w:val="24"/>
        </w:rPr>
      </w:pPr>
      <w:r>
        <w:rPr>
          <w:rFonts w:ascii="Times New Roman" w:eastAsia="Times New Roman" w:hAnsi="Times New Roman"/>
          <w:szCs w:val="24"/>
        </w:rPr>
        <w:tab/>
      </w:r>
      <w:r w:rsidR="774B13A1" w:rsidRPr="4CAC3726">
        <w:rPr>
          <w:rFonts w:ascii="Times New Roman" w:eastAsia="Times New Roman" w:hAnsi="Times New Roman"/>
          <w:szCs w:val="24"/>
        </w:rPr>
        <w:t>The system shall utilize HTTPS (SSL/TLS) for secure data transmission over the internet.</w:t>
      </w:r>
    </w:p>
    <w:p w14:paraId="172002EE" w14:textId="299F02E0" w:rsidR="00CC2B0E" w:rsidRDefault="774B13A1" w:rsidP="00BB5C5A">
      <w:pPr>
        <w:spacing w:after="160" w:line="259" w:lineRule="auto"/>
        <w:ind w:left="720"/>
        <w:rPr>
          <w:rFonts w:ascii="Times New Roman" w:eastAsia="Times New Roman" w:hAnsi="Times New Roman"/>
        </w:rPr>
      </w:pPr>
      <w:r w:rsidRPr="4CAC3726">
        <w:rPr>
          <w:rFonts w:ascii="Times New Roman" w:eastAsia="Times New Roman" w:hAnsi="Times New Roman"/>
          <w:szCs w:val="24"/>
        </w:rPr>
        <w:t>Real-time chat communications shall be established using standard protocols (e.g., WebSocket) for instant messaging.</w:t>
      </w:r>
      <w:r w:rsidR="004C7391">
        <w:tab/>
      </w:r>
      <w:r w:rsidR="004C7391">
        <w:tab/>
      </w:r>
      <w:r w:rsidR="004C7391">
        <w:tab/>
      </w:r>
      <w:r w:rsidR="004C7391">
        <w:tab/>
      </w:r>
    </w:p>
    <w:p w14:paraId="28AF60A0" w14:textId="7DE64E9D" w:rsidR="00BC0CCD" w:rsidRPr="00861024" w:rsidRDefault="00C269AE" w:rsidP="009576C5">
      <w:pPr>
        <w:spacing w:after="160" w:line="259" w:lineRule="auto"/>
        <w:jc w:val="both"/>
        <w:rPr>
          <w:rFonts w:ascii="Times New Roman" w:eastAsia="Times New Roman" w:hAnsi="Times New Roman"/>
          <w:b/>
          <w:bCs/>
        </w:rPr>
      </w:pPr>
      <w:r>
        <w:rPr>
          <w:rFonts w:ascii="Times New Roman" w:hAnsi="Times New Roman"/>
          <w:b/>
          <w:bCs/>
        </w:rPr>
        <w:t>3.2.</w:t>
      </w:r>
      <w:r w:rsidR="00861024" w:rsidRPr="4CAC3726">
        <w:rPr>
          <w:rFonts w:ascii="Times New Roman" w:hAnsi="Times New Roman"/>
          <w:b/>
          <w:bCs/>
        </w:rPr>
        <w:t xml:space="preserve"> </w:t>
      </w:r>
      <w:r w:rsidR="00CC2B0E" w:rsidRPr="4CAC3726">
        <w:rPr>
          <w:rFonts w:ascii="Times New Roman" w:hAnsi="Times New Roman"/>
          <w:b/>
          <w:bCs/>
        </w:rPr>
        <w:t>Functional Requirements</w:t>
      </w:r>
    </w:p>
    <w:p w14:paraId="2E5F9E31" w14:textId="3E944B5E" w:rsidR="7DB1AA05" w:rsidRDefault="7DB1AA05" w:rsidP="009576C5">
      <w:pPr>
        <w:spacing w:after="160" w:line="257" w:lineRule="auto"/>
        <w:jc w:val="both"/>
        <w:rPr>
          <w:rFonts w:ascii="Times New Roman" w:eastAsia="Times New Roman" w:hAnsi="Times New Roman"/>
          <w:szCs w:val="24"/>
        </w:rPr>
      </w:pPr>
      <w:r w:rsidRPr="4CAC3726">
        <w:rPr>
          <w:rFonts w:ascii="Times New Roman" w:eastAsia="Times New Roman" w:hAnsi="Times New Roman"/>
          <w:szCs w:val="24"/>
        </w:rPr>
        <w:t>Functional requirements define the specific functionalities of your system. Here are some functional requirements for the "Student Information Exchange Web" project:</w:t>
      </w:r>
    </w:p>
    <w:p w14:paraId="265CA52E" w14:textId="77777777" w:rsidR="003642F6" w:rsidRDefault="7DB1AA05" w:rsidP="4CAC3726">
      <w:pPr>
        <w:spacing w:after="160" w:line="257" w:lineRule="auto"/>
        <w:jc w:val="both"/>
      </w:pPr>
      <w:r w:rsidRPr="4CAC3726">
        <w:rPr>
          <w:rFonts w:ascii="Times New Roman" w:eastAsia="Times New Roman" w:hAnsi="Times New Roman"/>
          <w:b/>
          <w:bCs/>
          <w:szCs w:val="24"/>
        </w:rPr>
        <w:t>User Registration and Login</w:t>
      </w:r>
    </w:p>
    <w:p w14:paraId="62E4E016" w14:textId="067089A1" w:rsidR="7DB1AA05" w:rsidRDefault="7DB1AA05" w:rsidP="4CAC3726">
      <w:pPr>
        <w:spacing w:after="160" w:line="257" w:lineRule="auto"/>
        <w:jc w:val="both"/>
      </w:pPr>
      <w:r w:rsidRPr="4CAC3726">
        <w:rPr>
          <w:rFonts w:ascii="Times New Roman" w:eastAsia="Times New Roman" w:hAnsi="Times New Roman"/>
          <w:szCs w:val="24"/>
        </w:rPr>
        <w:t>Users shall be able to register for an account by providing personal information.</w:t>
      </w:r>
    </w:p>
    <w:p w14:paraId="110FE0AC" w14:textId="4C5E21C1" w:rsidR="7DB1AA05" w:rsidRDefault="7DB1AA05" w:rsidP="4CAC3726">
      <w:pPr>
        <w:spacing w:after="160" w:line="257" w:lineRule="auto"/>
        <w:jc w:val="both"/>
      </w:pPr>
      <w:r w:rsidRPr="4CAC3726">
        <w:rPr>
          <w:rFonts w:ascii="Times New Roman" w:eastAsia="Times New Roman" w:hAnsi="Times New Roman"/>
          <w:szCs w:val="24"/>
        </w:rPr>
        <w:t>Registered users shall log in securely using their email and password.</w:t>
      </w:r>
    </w:p>
    <w:p w14:paraId="459CDB11" w14:textId="650AC7C9" w:rsidR="7DB1AA05" w:rsidRDefault="7DB1AA05" w:rsidP="4CAC3726">
      <w:pPr>
        <w:spacing w:after="160" w:line="257" w:lineRule="auto"/>
        <w:jc w:val="both"/>
      </w:pPr>
      <w:r w:rsidRPr="4CAC3726">
        <w:rPr>
          <w:rFonts w:ascii="Times New Roman" w:eastAsia="Times New Roman" w:hAnsi="Times New Roman"/>
          <w:b/>
          <w:bCs/>
          <w:szCs w:val="24"/>
        </w:rPr>
        <w:t>Accommodation Search</w:t>
      </w:r>
    </w:p>
    <w:p w14:paraId="7CE11C29" w14:textId="7DD81980" w:rsidR="7DB1AA05" w:rsidRDefault="7DB1AA05" w:rsidP="4CAC3726">
      <w:pPr>
        <w:spacing w:after="160" w:line="257" w:lineRule="auto"/>
        <w:jc w:val="both"/>
      </w:pPr>
      <w:r w:rsidRPr="4CAC3726">
        <w:rPr>
          <w:rFonts w:ascii="Times New Roman" w:eastAsia="Times New Roman" w:hAnsi="Times New Roman"/>
          <w:szCs w:val="24"/>
        </w:rPr>
        <w:t>Users shall search for available accommodation, filtering by location and price range.</w:t>
      </w:r>
    </w:p>
    <w:p w14:paraId="41E19A5D" w14:textId="4056D9B3" w:rsidR="7DB1AA05" w:rsidRDefault="7DB1AA05" w:rsidP="4CAC3726">
      <w:pPr>
        <w:spacing w:after="160" w:line="257" w:lineRule="auto"/>
        <w:jc w:val="both"/>
      </w:pPr>
      <w:r w:rsidRPr="4CAC3726">
        <w:rPr>
          <w:rFonts w:ascii="Times New Roman" w:eastAsia="Times New Roman" w:hAnsi="Times New Roman"/>
          <w:b/>
          <w:bCs/>
          <w:szCs w:val="24"/>
        </w:rPr>
        <w:t>Resource Sharing</w:t>
      </w:r>
    </w:p>
    <w:p w14:paraId="028EF179" w14:textId="6345D8E0" w:rsidR="7DB1AA05" w:rsidRDefault="7DB1AA05" w:rsidP="4CAC3726">
      <w:pPr>
        <w:spacing w:after="160" w:line="257" w:lineRule="auto"/>
        <w:jc w:val="both"/>
      </w:pPr>
      <w:r w:rsidRPr="4CAC3726">
        <w:rPr>
          <w:rFonts w:ascii="Times New Roman" w:eastAsia="Times New Roman" w:hAnsi="Times New Roman"/>
          <w:szCs w:val="24"/>
        </w:rPr>
        <w:t>Students shall post listings to offer or request textbooks, study materials, and furniture.</w:t>
      </w:r>
    </w:p>
    <w:p w14:paraId="33ACF4B7" w14:textId="2C87AE5C" w:rsidR="7DB1AA05" w:rsidRDefault="7DB1AA05" w:rsidP="4CAC3726">
      <w:pPr>
        <w:spacing w:after="160" w:line="257" w:lineRule="auto"/>
        <w:jc w:val="both"/>
      </w:pPr>
      <w:r w:rsidRPr="4CAC3726">
        <w:rPr>
          <w:rFonts w:ascii="Times New Roman" w:eastAsia="Times New Roman" w:hAnsi="Times New Roman"/>
          <w:szCs w:val="24"/>
        </w:rPr>
        <w:t>Users can browse and respond to listings.</w:t>
      </w:r>
    </w:p>
    <w:p w14:paraId="657A17F9" w14:textId="693BB24C" w:rsidR="7DB1AA05" w:rsidRDefault="7DB1AA05" w:rsidP="4CAC3726">
      <w:pPr>
        <w:spacing w:after="160" w:line="257" w:lineRule="auto"/>
        <w:jc w:val="both"/>
      </w:pPr>
      <w:r w:rsidRPr="4CAC3726">
        <w:rPr>
          <w:rFonts w:ascii="Times New Roman" w:eastAsia="Times New Roman" w:hAnsi="Times New Roman"/>
          <w:b/>
          <w:bCs/>
          <w:szCs w:val="24"/>
        </w:rPr>
        <w:t>Ride Sharing</w:t>
      </w:r>
    </w:p>
    <w:p w14:paraId="63120F88" w14:textId="743BB0A6" w:rsidR="7DB1AA05" w:rsidRDefault="7DB1AA05" w:rsidP="4CAC3726">
      <w:pPr>
        <w:spacing w:after="160" w:line="257" w:lineRule="auto"/>
        <w:jc w:val="both"/>
      </w:pPr>
      <w:r w:rsidRPr="4CAC3726">
        <w:rPr>
          <w:rFonts w:ascii="Times New Roman" w:eastAsia="Times New Roman" w:hAnsi="Times New Roman"/>
          <w:szCs w:val="24"/>
        </w:rPr>
        <w:t>Students shall offer or request rides to and from the airport and shopping destinations.</w:t>
      </w:r>
    </w:p>
    <w:p w14:paraId="2573B6C3" w14:textId="651EA503" w:rsidR="7DB1AA05" w:rsidRDefault="7DB1AA05" w:rsidP="4CAC3726">
      <w:pPr>
        <w:spacing w:after="160" w:line="257" w:lineRule="auto"/>
        <w:jc w:val="both"/>
      </w:pPr>
      <w:r w:rsidRPr="4CAC3726">
        <w:rPr>
          <w:rFonts w:ascii="Times New Roman" w:eastAsia="Times New Roman" w:hAnsi="Times New Roman"/>
          <w:szCs w:val="24"/>
        </w:rPr>
        <w:t>Users can browse and respond to ride-sharing listings.</w:t>
      </w:r>
    </w:p>
    <w:p w14:paraId="5909281D" w14:textId="4978184D" w:rsidR="7DB1AA05" w:rsidRDefault="7DB1AA05" w:rsidP="4CAC3726">
      <w:pPr>
        <w:spacing w:after="160" w:line="257" w:lineRule="auto"/>
        <w:jc w:val="both"/>
      </w:pPr>
      <w:r w:rsidRPr="4CAC3726">
        <w:rPr>
          <w:rFonts w:ascii="Times New Roman" w:eastAsia="Times New Roman" w:hAnsi="Times New Roman"/>
          <w:b/>
          <w:bCs/>
          <w:szCs w:val="24"/>
        </w:rPr>
        <w:t>Event Information</w:t>
      </w:r>
    </w:p>
    <w:p w14:paraId="4C16AFC2" w14:textId="63E85858" w:rsidR="7DB1AA05" w:rsidRDefault="7DB1AA05" w:rsidP="4CAC3726">
      <w:pPr>
        <w:spacing w:after="160" w:line="257" w:lineRule="auto"/>
        <w:jc w:val="both"/>
      </w:pPr>
      <w:r w:rsidRPr="4CAC3726">
        <w:rPr>
          <w:rFonts w:ascii="Times New Roman" w:eastAsia="Times New Roman" w:hAnsi="Times New Roman"/>
          <w:szCs w:val="24"/>
        </w:rPr>
        <w:t>Users can access information about upcoming events, parties, and gatherings within the university community.</w:t>
      </w:r>
    </w:p>
    <w:p w14:paraId="24AAFAC2" w14:textId="001A6A87" w:rsidR="7DB1AA05" w:rsidRDefault="7DB1AA05" w:rsidP="4CAC3726">
      <w:pPr>
        <w:spacing w:after="160" w:line="257" w:lineRule="auto"/>
        <w:jc w:val="both"/>
      </w:pPr>
      <w:r w:rsidRPr="4CAC3726">
        <w:rPr>
          <w:rFonts w:ascii="Times New Roman" w:eastAsia="Times New Roman" w:hAnsi="Times New Roman"/>
          <w:szCs w:val="24"/>
        </w:rPr>
        <w:t>Event details shall include date, time, location, and description.</w:t>
      </w:r>
    </w:p>
    <w:p w14:paraId="097044C3" w14:textId="4AAF314E" w:rsidR="7DB1AA05" w:rsidRDefault="7DB1AA05" w:rsidP="4CAC3726">
      <w:pPr>
        <w:spacing w:after="160" w:line="257" w:lineRule="auto"/>
        <w:jc w:val="both"/>
      </w:pPr>
      <w:r w:rsidRPr="4CAC3726">
        <w:rPr>
          <w:rFonts w:ascii="Times New Roman" w:eastAsia="Times New Roman" w:hAnsi="Times New Roman"/>
          <w:b/>
          <w:bCs/>
          <w:szCs w:val="24"/>
        </w:rPr>
        <w:t>Certification Assistance</w:t>
      </w:r>
    </w:p>
    <w:p w14:paraId="0EE0394F" w14:textId="6090D980" w:rsidR="7DB1AA05" w:rsidRDefault="7DB1AA05" w:rsidP="4CAC3726">
      <w:pPr>
        <w:spacing w:after="160" w:line="257" w:lineRule="auto"/>
        <w:jc w:val="both"/>
      </w:pPr>
      <w:r w:rsidRPr="4CAC3726">
        <w:rPr>
          <w:rFonts w:ascii="Times New Roman" w:eastAsia="Times New Roman" w:hAnsi="Times New Roman"/>
          <w:szCs w:val="24"/>
        </w:rPr>
        <w:t>The platform shall provide information and assistance related to university processes, certifications, transcripts, and other administrative tasks.</w:t>
      </w:r>
    </w:p>
    <w:p w14:paraId="788A2593" w14:textId="752F2045" w:rsidR="7DB1AA05" w:rsidRDefault="7DB1AA05" w:rsidP="4CAC3726">
      <w:pPr>
        <w:spacing w:after="160" w:line="257" w:lineRule="auto"/>
        <w:jc w:val="both"/>
      </w:pPr>
      <w:r w:rsidRPr="4CAC3726">
        <w:rPr>
          <w:rFonts w:ascii="Times New Roman" w:eastAsia="Times New Roman" w:hAnsi="Times New Roman"/>
          <w:b/>
          <w:bCs/>
          <w:szCs w:val="24"/>
        </w:rPr>
        <w:t>Live Chat</w:t>
      </w:r>
    </w:p>
    <w:p w14:paraId="467BFA04" w14:textId="221EC009" w:rsidR="7DB1AA05" w:rsidRDefault="7DB1AA05" w:rsidP="4CAC3726">
      <w:pPr>
        <w:spacing w:after="160" w:line="257" w:lineRule="auto"/>
        <w:jc w:val="both"/>
      </w:pPr>
      <w:r w:rsidRPr="4CAC3726">
        <w:rPr>
          <w:rFonts w:ascii="Times New Roman" w:eastAsia="Times New Roman" w:hAnsi="Times New Roman"/>
          <w:szCs w:val="24"/>
        </w:rPr>
        <w:t>Users shall engage in real-time chat with other students for instant communication and assistance.</w:t>
      </w:r>
    </w:p>
    <w:p w14:paraId="31C21F7E" w14:textId="3AE8629C" w:rsidR="7DB1AA05" w:rsidRDefault="7DB1AA05" w:rsidP="4CAC3726">
      <w:pPr>
        <w:spacing w:after="160" w:line="257" w:lineRule="auto"/>
        <w:jc w:val="both"/>
      </w:pPr>
      <w:r w:rsidRPr="4CAC3726">
        <w:rPr>
          <w:rFonts w:ascii="Times New Roman" w:eastAsia="Times New Roman" w:hAnsi="Times New Roman"/>
          <w:szCs w:val="24"/>
        </w:rPr>
        <w:t>Chat history may be stored for reference.</w:t>
      </w:r>
    </w:p>
    <w:p w14:paraId="788E4653" w14:textId="21AB4851" w:rsidR="7DB1AA05" w:rsidRDefault="7DB1AA05" w:rsidP="4CAC3726">
      <w:pPr>
        <w:spacing w:after="160" w:line="257" w:lineRule="auto"/>
        <w:jc w:val="both"/>
      </w:pPr>
      <w:r w:rsidRPr="4CAC3726">
        <w:rPr>
          <w:rFonts w:ascii="Times New Roman" w:eastAsia="Times New Roman" w:hAnsi="Times New Roman"/>
          <w:b/>
          <w:bCs/>
          <w:szCs w:val="24"/>
        </w:rPr>
        <w:t>Search Functionality</w:t>
      </w:r>
    </w:p>
    <w:p w14:paraId="3FD1A69B" w14:textId="6C830CED" w:rsidR="7DB1AA05" w:rsidRDefault="7DB1AA05" w:rsidP="4CAC3726">
      <w:pPr>
        <w:spacing w:after="160" w:line="257" w:lineRule="auto"/>
        <w:jc w:val="both"/>
      </w:pPr>
      <w:r w:rsidRPr="4CAC3726">
        <w:rPr>
          <w:rFonts w:ascii="Times New Roman" w:eastAsia="Times New Roman" w:hAnsi="Times New Roman"/>
          <w:szCs w:val="24"/>
        </w:rPr>
        <w:lastRenderedPageBreak/>
        <w:t>Comprehensive search capabilities shall be provided to help users find specific content within the platform.</w:t>
      </w:r>
    </w:p>
    <w:p w14:paraId="39877DA3" w14:textId="103AE7D7" w:rsidR="7DB1AA05" w:rsidRDefault="7DB1AA05" w:rsidP="4CAC3726">
      <w:pPr>
        <w:spacing w:after="160" w:line="257" w:lineRule="auto"/>
        <w:jc w:val="both"/>
      </w:pPr>
      <w:r w:rsidRPr="4CAC3726">
        <w:rPr>
          <w:rFonts w:ascii="Times New Roman" w:eastAsia="Times New Roman" w:hAnsi="Times New Roman"/>
          <w:szCs w:val="24"/>
        </w:rPr>
        <w:t>Users can search for accommodations, listings, events, and chat conversations.</w:t>
      </w:r>
    </w:p>
    <w:p w14:paraId="25022369" w14:textId="4A3C3104" w:rsidR="7DB1AA05" w:rsidRDefault="7DB1AA05" w:rsidP="4CAC3726">
      <w:pPr>
        <w:spacing w:after="160" w:line="257" w:lineRule="auto"/>
        <w:jc w:val="both"/>
      </w:pPr>
      <w:r w:rsidRPr="4CAC3726">
        <w:rPr>
          <w:rFonts w:ascii="Times New Roman" w:eastAsia="Times New Roman" w:hAnsi="Times New Roman"/>
          <w:b/>
          <w:bCs/>
          <w:szCs w:val="24"/>
        </w:rPr>
        <w:t>Map Integration</w:t>
      </w:r>
    </w:p>
    <w:p w14:paraId="607FEA0A" w14:textId="251C2C70" w:rsidR="7DB1AA05" w:rsidRDefault="7DB1AA05" w:rsidP="4CAC3726">
      <w:pPr>
        <w:spacing w:after="160" w:line="257" w:lineRule="auto"/>
        <w:jc w:val="both"/>
      </w:pPr>
      <w:r w:rsidRPr="4CAC3726">
        <w:rPr>
          <w:rFonts w:ascii="Times New Roman" w:eastAsia="Times New Roman" w:hAnsi="Times New Roman"/>
          <w:szCs w:val="24"/>
        </w:rPr>
        <w:t>The system shall integrate mapping services to assist users in locating accommodations, events, and other services on a map.</w:t>
      </w:r>
    </w:p>
    <w:p w14:paraId="546AC80D" w14:textId="766192A0" w:rsidR="7DB1AA05" w:rsidRDefault="2ACD427F" w:rsidP="4CAC3726">
      <w:pPr>
        <w:spacing w:after="160" w:line="257" w:lineRule="auto"/>
        <w:jc w:val="both"/>
      </w:pPr>
      <w:r w:rsidRPr="1DC85868">
        <w:rPr>
          <w:rFonts w:ascii="Times New Roman" w:eastAsia="Times New Roman" w:hAnsi="Times New Roman"/>
          <w:szCs w:val="24"/>
        </w:rPr>
        <w:t>Users can view maps with location markers.</w:t>
      </w:r>
    </w:p>
    <w:p w14:paraId="4E9322A0" w14:textId="79C976C1" w:rsidR="1DC85868" w:rsidRDefault="1DC85868" w:rsidP="1DC85868">
      <w:pPr>
        <w:spacing w:after="160" w:line="257" w:lineRule="auto"/>
        <w:jc w:val="both"/>
        <w:rPr>
          <w:rFonts w:ascii="Times New Roman" w:eastAsia="Times New Roman" w:hAnsi="Times New Roman"/>
          <w:b/>
          <w:bCs/>
          <w:szCs w:val="24"/>
        </w:rPr>
      </w:pPr>
    </w:p>
    <w:p w14:paraId="453938AB" w14:textId="49B297F8" w:rsidR="00861024" w:rsidRPr="00861024" w:rsidRDefault="00C269AE" w:rsidP="007572C2">
      <w:pPr>
        <w:spacing w:after="160" w:line="259" w:lineRule="auto"/>
        <w:jc w:val="both"/>
        <w:rPr>
          <w:rFonts w:ascii="Times New Roman" w:eastAsia="Times New Roman" w:hAnsi="Times New Roman"/>
          <w:b/>
          <w:bCs/>
        </w:rPr>
      </w:pPr>
      <w:r>
        <w:rPr>
          <w:rFonts w:ascii="Times New Roman" w:hAnsi="Times New Roman"/>
          <w:b/>
          <w:bCs/>
        </w:rPr>
        <w:t>3.3.</w:t>
      </w:r>
      <w:r w:rsidR="5F160A3D" w:rsidRPr="1DC85868">
        <w:rPr>
          <w:rFonts w:ascii="Times New Roman" w:hAnsi="Times New Roman"/>
          <w:b/>
          <w:bCs/>
        </w:rPr>
        <w:t xml:space="preserve"> Use Cases</w:t>
      </w:r>
    </w:p>
    <w:p w14:paraId="6F1C9A10" w14:textId="711FC738" w:rsidR="37E78F36" w:rsidRDefault="37E78F36" w:rsidP="00473E57">
      <w:pPr>
        <w:pStyle w:val="ListParagraph"/>
        <w:numPr>
          <w:ilvl w:val="0"/>
          <w:numId w:val="13"/>
        </w:numPr>
        <w:spacing w:line="257" w:lineRule="auto"/>
        <w:jc w:val="both"/>
        <w:rPr>
          <w:rFonts w:ascii="Times New Roman" w:eastAsia="Times New Roman" w:hAnsi="Times New Roman"/>
          <w:szCs w:val="24"/>
        </w:rPr>
      </w:pPr>
      <w:r w:rsidRPr="1DC85868">
        <w:rPr>
          <w:rFonts w:ascii="Times New Roman" w:eastAsia="Times New Roman" w:hAnsi="Times New Roman"/>
          <w:szCs w:val="24"/>
        </w:rPr>
        <w:t>User Registration and Authentication:</w:t>
      </w:r>
    </w:p>
    <w:p w14:paraId="4BE24B44" w14:textId="1AC0AD98"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 System</w:t>
      </w:r>
    </w:p>
    <w:p w14:paraId="441F1487" w14:textId="41A1D8BF"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 wants to sign up for an account and log in securely.</w:t>
      </w:r>
    </w:p>
    <w:p w14:paraId="3BDC4DFB" w14:textId="7FA1C156" w:rsidR="37E78F36" w:rsidRDefault="37E78F36" w:rsidP="005A32A5">
      <w:pPr>
        <w:pStyle w:val="ListParagraph"/>
        <w:jc w:val="both"/>
        <w:rPr>
          <w:rFonts w:ascii="Times New Roman" w:eastAsia="Times New Roman" w:hAnsi="Times New Roman"/>
        </w:rPr>
      </w:pPr>
      <w:r w:rsidRPr="4D622B0D">
        <w:rPr>
          <w:rFonts w:ascii="Times New Roman" w:eastAsia="Times New Roman" w:hAnsi="Times New Roman"/>
        </w:rPr>
        <w:t>The system verifies the user's credentials and provides access.</w:t>
      </w:r>
    </w:p>
    <w:p w14:paraId="66FC2C30" w14:textId="7FA1C156" w:rsidR="00606DF1" w:rsidRDefault="00606DF1" w:rsidP="00777240">
      <w:pPr>
        <w:pStyle w:val="ListParagraph"/>
        <w:jc w:val="both"/>
        <w:rPr>
          <w:ins w:id="4" w:author="{11FC5778-CBEB-4704-B60F-A68EE1838461}" w:date="2023-09-10T23:44:00Z"/>
          <w:rFonts w:ascii="Times New Roman" w:eastAsia="Times New Roman" w:hAnsi="Times New Roman"/>
        </w:rPr>
      </w:pPr>
    </w:p>
    <w:p w14:paraId="0D0A4E02" w14:textId="393C46FC" w:rsidR="37E78F36" w:rsidRPr="00415A55" w:rsidRDefault="00415A55" w:rsidP="00415A55">
      <w:pPr>
        <w:spacing w:line="257" w:lineRule="auto"/>
        <w:ind w:left="360"/>
        <w:jc w:val="both"/>
        <w:rPr>
          <w:rFonts w:ascii="Times New Roman" w:eastAsia="Times New Roman" w:hAnsi="Times New Roman"/>
          <w:szCs w:val="24"/>
        </w:rPr>
      </w:pPr>
      <w:r>
        <w:rPr>
          <w:rFonts w:ascii="Times New Roman" w:eastAsia="Times New Roman" w:hAnsi="Times New Roman"/>
          <w:szCs w:val="24"/>
        </w:rPr>
        <w:t>2.</w:t>
      </w:r>
      <w:r w:rsidR="37E78F36" w:rsidRPr="00415A55">
        <w:rPr>
          <w:rFonts w:ascii="Times New Roman" w:eastAsia="Times New Roman" w:hAnsi="Times New Roman"/>
          <w:szCs w:val="24"/>
        </w:rPr>
        <w:t>Create and Share Information:</w:t>
      </w:r>
    </w:p>
    <w:p w14:paraId="7BB114E0" w14:textId="5FE1F5F2"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4978C993" w14:textId="63AF5670" w:rsidR="00606DF1" w:rsidRPr="008B321F" w:rsidRDefault="37E78F36" w:rsidP="008B321F">
      <w:pPr>
        <w:pStyle w:val="ListParagraph"/>
        <w:jc w:val="both"/>
        <w:rPr>
          <w:ins w:id="5" w:author="{11FC5778-CBEB-4704-B60F-A68EE1838461}" w:date="2023-09-10T23:44:00Z"/>
          <w:rFonts w:ascii="Times New Roman" w:eastAsia="Times New Roman" w:hAnsi="Times New Roman"/>
        </w:rPr>
      </w:pPr>
      <w:r w:rsidRPr="4D622B0D">
        <w:rPr>
          <w:rFonts w:ascii="Times New Roman" w:eastAsia="Times New Roman" w:hAnsi="Times New Roman"/>
        </w:rPr>
        <w:t>User can create and share various types of information (text, files, links) with other users or groups.</w:t>
      </w:r>
    </w:p>
    <w:p w14:paraId="294DC96D" w14:textId="7FA1C156" w:rsidR="37E78F36" w:rsidRDefault="37E78F36" w:rsidP="00B65E1F">
      <w:pPr>
        <w:pStyle w:val="ListParagraph"/>
        <w:jc w:val="both"/>
        <w:rPr>
          <w:rFonts w:ascii="Times New Roman" w:eastAsia="Times New Roman" w:hAnsi="Times New Roman"/>
        </w:rPr>
      </w:pPr>
      <w:r w:rsidRPr="4D622B0D">
        <w:rPr>
          <w:rFonts w:ascii="Times New Roman" w:eastAsia="Times New Roman" w:hAnsi="Times New Roman"/>
        </w:rPr>
        <w:t>The user may customize the privacy settings for shared information.</w:t>
      </w:r>
    </w:p>
    <w:p w14:paraId="77402BBE" w14:textId="7FA1C156" w:rsidR="00606DF1" w:rsidRDefault="00606DF1" w:rsidP="00777240">
      <w:pPr>
        <w:pStyle w:val="ListParagraph"/>
        <w:jc w:val="both"/>
        <w:rPr>
          <w:ins w:id="6" w:author="{11FC5778-CBEB-4704-B60F-A68EE1838461}" w:date="2023-09-10T23:44:00Z"/>
          <w:rFonts w:ascii="Times New Roman" w:eastAsia="Times New Roman" w:hAnsi="Times New Roman"/>
        </w:rPr>
      </w:pPr>
    </w:p>
    <w:p w14:paraId="0A50F8DB" w14:textId="76931721" w:rsidR="37E78F36" w:rsidRPr="00415A55" w:rsidRDefault="00415A55" w:rsidP="00415A55">
      <w:pPr>
        <w:spacing w:line="259" w:lineRule="auto"/>
        <w:ind w:left="360"/>
        <w:jc w:val="both"/>
        <w:rPr>
          <w:rFonts w:ascii="Times New Roman" w:eastAsia="Times New Roman" w:hAnsi="Times New Roman"/>
          <w:szCs w:val="24"/>
        </w:rPr>
      </w:pPr>
      <w:r>
        <w:rPr>
          <w:rFonts w:ascii="Times New Roman" w:eastAsia="Times New Roman" w:hAnsi="Times New Roman"/>
          <w:szCs w:val="24"/>
        </w:rPr>
        <w:t>3.</w:t>
      </w:r>
      <w:r w:rsidR="37E78F36" w:rsidRPr="00415A55">
        <w:rPr>
          <w:rFonts w:ascii="Times New Roman" w:eastAsia="Times New Roman" w:hAnsi="Times New Roman"/>
          <w:szCs w:val="24"/>
        </w:rPr>
        <w:t>Search and Discover Information:</w:t>
      </w:r>
    </w:p>
    <w:p w14:paraId="1DFB388B" w14:textId="135C6A2B" w:rsidR="37E78F36" w:rsidRDefault="37E78F36" w:rsidP="00B65E1F">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5371EBE3" w14:textId="5395F351" w:rsidR="37E78F36" w:rsidRDefault="37E78F36" w:rsidP="00B65E1F">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users can use usernames, keywords, tags, or categories to search for and find information provided by other users.</w:t>
      </w:r>
    </w:p>
    <w:p w14:paraId="383ADC51" w14:textId="37CD2311" w:rsidR="37E78F36" w:rsidRDefault="37E78F36" w:rsidP="00F5571C">
      <w:pPr>
        <w:pStyle w:val="ListParagraph"/>
        <w:jc w:val="both"/>
        <w:rPr>
          <w:rFonts w:ascii="Times New Roman" w:eastAsia="Times New Roman" w:hAnsi="Times New Roman"/>
          <w:szCs w:val="24"/>
        </w:rPr>
      </w:pPr>
      <w:r w:rsidRPr="1DC85868">
        <w:rPr>
          <w:rFonts w:ascii="Times New Roman" w:eastAsia="Times New Roman" w:hAnsi="Times New Roman"/>
          <w:szCs w:val="24"/>
        </w:rPr>
        <w:t>User can view and access shared information.</w:t>
      </w:r>
    </w:p>
    <w:p w14:paraId="6DEE0BF2" w14:textId="2B5BA1D3" w:rsidR="37E78F36" w:rsidRDefault="37E78F36" w:rsidP="00473E57">
      <w:pPr>
        <w:pStyle w:val="ListParagraph"/>
        <w:numPr>
          <w:ilvl w:val="0"/>
          <w:numId w:val="12"/>
        </w:numPr>
        <w:spacing w:line="257" w:lineRule="auto"/>
        <w:jc w:val="both"/>
        <w:rPr>
          <w:rFonts w:ascii="Times New Roman" w:eastAsia="Times New Roman" w:hAnsi="Times New Roman"/>
          <w:szCs w:val="24"/>
        </w:rPr>
      </w:pPr>
      <w:r w:rsidRPr="1DC85868">
        <w:rPr>
          <w:rFonts w:ascii="Times New Roman" w:eastAsia="Times New Roman" w:hAnsi="Times New Roman"/>
          <w:szCs w:val="24"/>
        </w:rPr>
        <w:t>Messaging and Notifications: -</w:t>
      </w:r>
    </w:p>
    <w:p w14:paraId="06A334D3" w14:textId="00756EEC" w:rsidR="37E78F36" w:rsidRDefault="37E78F36" w:rsidP="00F5571C">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6ECD3D98" w14:textId="455A9A5F" w:rsidR="37E78F36" w:rsidRDefault="37E78F36" w:rsidP="00F5571C">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 has a choice to send and receive messages from other users.</w:t>
      </w:r>
    </w:p>
    <w:p w14:paraId="620E65A1" w14:textId="63861422" w:rsidR="37E78F36" w:rsidRDefault="37E78F36" w:rsidP="000A64F9">
      <w:pPr>
        <w:pStyle w:val="ListParagraph"/>
        <w:jc w:val="both"/>
        <w:rPr>
          <w:rFonts w:ascii="Times New Roman" w:eastAsia="Times New Roman" w:hAnsi="Times New Roman"/>
          <w:szCs w:val="24"/>
        </w:rPr>
      </w:pPr>
      <w:r w:rsidRPr="1DC85868">
        <w:rPr>
          <w:rFonts w:ascii="Times New Roman" w:eastAsia="Times New Roman" w:hAnsi="Times New Roman"/>
          <w:szCs w:val="24"/>
        </w:rPr>
        <w:t>User receive notifications for new messages or updates to shared information.</w:t>
      </w:r>
    </w:p>
    <w:p w14:paraId="1BC6CA6E" w14:textId="5031E942" w:rsidR="37E78F36" w:rsidRDefault="37E78F36" w:rsidP="00473E57">
      <w:pPr>
        <w:pStyle w:val="ListParagraph"/>
        <w:numPr>
          <w:ilvl w:val="0"/>
          <w:numId w:val="12"/>
        </w:numPr>
        <w:spacing w:line="257" w:lineRule="auto"/>
        <w:jc w:val="both"/>
        <w:rPr>
          <w:rFonts w:ascii="Times New Roman" w:eastAsia="Times New Roman" w:hAnsi="Times New Roman"/>
          <w:szCs w:val="24"/>
        </w:rPr>
      </w:pPr>
      <w:r w:rsidRPr="1DC85868">
        <w:rPr>
          <w:rFonts w:ascii="Times New Roman" w:eastAsia="Times New Roman" w:hAnsi="Times New Roman"/>
          <w:szCs w:val="24"/>
        </w:rPr>
        <w:t>Profile Management: -</w:t>
      </w:r>
    </w:p>
    <w:p w14:paraId="19349B3D" w14:textId="33EB0D9A" w:rsidR="37E78F36" w:rsidRDefault="37E78F36" w:rsidP="000A64F9">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18B488F0" w14:textId="578F9865" w:rsidR="37E78F36" w:rsidRDefault="37E78F36" w:rsidP="000A64F9">
      <w:pPr>
        <w:pStyle w:val="ListParagraph"/>
        <w:jc w:val="both"/>
        <w:rPr>
          <w:rFonts w:ascii="Times New Roman" w:eastAsia="Times New Roman" w:hAnsi="Times New Roman"/>
          <w:szCs w:val="24"/>
        </w:rPr>
      </w:pPr>
      <w:r w:rsidRPr="1DC85868">
        <w:rPr>
          <w:rFonts w:ascii="Times New Roman" w:eastAsia="Times New Roman" w:hAnsi="Times New Roman"/>
          <w:szCs w:val="24"/>
        </w:rPr>
        <w:t>User can edit their profile information, including a profile picture and bio.</w:t>
      </w:r>
    </w:p>
    <w:p w14:paraId="1E5D07D7" w14:textId="49A9557B" w:rsidR="37E78F36" w:rsidRDefault="37E78F36" w:rsidP="000A64F9">
      <w:pPr>
        <w:pStyle w:val="ListParagraph"/>
        <w:jc w:val="both"/>
        <w:rPr>
          <w:rFonts w:ascii="Times New Roman" w:eastAsia="Times New Roman" w:hAnsi="Times New Roman"/>
          <w:szCs w:val="24"/>
        </w:rPr>
      </w:pPr>
      <w:r w:rsidRPr="1DC85868">
        <w:rPr>
          <w:rFonts w:ascii="Times New Roman" w:eastAsia="Times New Roman" w:hAnsi="Times New Roman"/>
          <w:szCs w:val="24"/>
        </w:rPr>
        <w:t>Users can customize their privacy settings.</w:t>
      </w:r>
    </w:p>
    <w:p w14:paraId="7ED7D4B4" w14:textId="5F70BE4A" w:rsidR="37E78F36" w:rsidRDefault="37E78F36" w:rsidP="00473E57">
      <w:pPr>
        <w:pStyle w:val="ListParagraph"/>
        <w:numPr>
          <w:ilvl w:val="0"/>
          <w:numId w:val="12"/>
        </w:numPr>
        <w:spacing w:line="257" w:lineRule="auto"/>
        <w:jc w:val="both"/>
        <w:rPr>
          <w:rFonts w:ascii="Times New Roman" w:eastAsia="Times New Roman" w:hAnsi="Times New Roman"/>
          <w:szCs w:val="24"/>
        </w:rPr>
      </w:pPr>
      <w:r w:rsidRPr="1DC85868">
        <w:rPr>
          <w:rFonts w:ascii="Times New Roman" w:eastAsia="Times New Roman" w:hAnsi="Times New Roman"/>
          <w:szCs w:val="24"/>
        </w:rPr>
        <w:t>Reporting and Moderation: -</w:t>
      </w:r>
    </w:p>
    <w:p w14:paraId="12428FAA" w14:textId="7E78AC0E" w:rsidR="37E78F36" w:rsidRDefault="37E78F36" w:rsidP="000A64F9">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 Moderator</w:t>
      </w:r>
    </w:p>
    <w:p w14:paraId="02EF1D84" w14:textId="63BBE291" w:rsidR="37E78F36" w:rsidRDefault="37E78F36" w:rsidP="000A64F9">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 has the option to report false or misleading information.</w:t>
      </w:r>
    </w:p>
    <w:p w14:paraId="1055C7A4" w14:textId="02266408" w:rsidR="37E78F36" w:rsidRDefault="37E78F36" w:rsidP="000A64F9">
      <w:pPr>
        <w:pStyle w:val="ListParagraph"/>
        <w:jc w:val="both"/>
        <w:rPr>
          <w:rFonts w:ascii="Times New Roman" w:eastAsia="Times New Roman" w:hAnsi="Times New Roman"/>
          <w:szCs w:val="24"/>
        </w:rPr>
      </w:pPr>
      <w:r w:rsidRPr="1DC85868">
        <w:rPr>
          <w:rFonts w:ascii="Times New Roman" w:eastAsia="Times New Roman" w:hAnsi="Times New Roman"/>
          <w:szCs w:val="24"/>
        </w:rPr>
        <w:t>Moderator can review reports and take appropriate actions.</w:t>
      </w:r>
    </w:p>
    <w:p w14:paraId="476E8534" w14:textId="30DFCA44" w:rsidR="1DC85868" w:rsidRDefault="1DC85868" w:rsidP="1DC85868">
      <w:pPr>
        <w:spacing w:after="160" w:line="259" w:lineRule="auto"/>
        <w:jc w:val="both"/>
        <w:rPr>
          <w:rFonts w:ascii="Times New Roman" w:eastAsia="Times New Roman" w:hAnsi="Times New Roman"/>
          <w:b/>
          <w:bCs/>
          <w:szCs w:val="24"/>
        </w:rPr>
      </w:pPr>
    </w:p>
    <w:p w14:paraId="62A43C4F" w14:textId="6A95EB90" w:rsidR="00861024" w:rsidRPr="00861024" w:rsidRDefault="00F43475" w:rsidP="00331CD1">
      <w:pPr>
        <w:spacing w:after="160" w:line="259" w:lineRule="auto"/>
        <w:jc w:val="both"/>
        <w:rPr>
          <w:rFonts w:ascii="Times New Roman" w:eastAsia="Times New Roman" w:hAnsi="Times New Roman"/>
          <w:b/>
          <w:bCs/>
        </w:rPr>
      </w:pPr>
      <w:r>
        <w:rPr>
          <w:rFonts w:ascii="Times New Roman" w:hAnsi="Times New Roman"/>
          <w:b/>
          <w:bCs/>
        </w:rPr>
        <w:t>3.4.</w:t>
      </w:r>
      <w:r w:rsidR="5F160A3D" w:rsidRPr="1DC85868">
        <w:rPr>
          <w:rFonts w:ascii="Times New Roman" w:hAnsi="Times New Roman"/>
          <w:b/>
          <w:bCs/>
        </w:rPr>
        <w:t xml:space="preserve"> Class/Objects</w:t>
      </w:r>
    </w:p>
    <w:p w14:paraId="686E0C81" w14:textId="7359973C" w:rsidR="0A875003" w:rsidRDefault="0A875003" w:rsidP="1DC85868">
      <w:pPr>
        <w:spacing w:line="257" w:lineRule="auto"/>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34372E6F" w:rsidRPr="1DC85868">
        <w:rPr>
          <w:rFonts w:ascii="Times New Roman" w:eastAsia="Times New Roman" w:hAnsi="Times New Roman"/>
          <w:b/>
          <w:bCs/>
          <w:szCs w:val="24"/>
        </w:rPr>
        <w:t xml:space="preserve">   1.   User:</w:t>
      </w:r>
    </w:p>
    <w:p w14:paraId="4179DABA" w14:textId="49586D90" w:rsidR="34372E6F" w:rsidRDefault="34372E6F" w:rsidP="00912B86">
      <w:pPr>
        <w:pStyle w:val="ListParagraph"/>
        <w:jc w:val="both"/>
        <w:rPr>
          <w:rFonts w:ascii="Times New Roman" w:eastAsia="Times New Roman" w:hAnsi="Times New Roman"/>
          <w:szCs w:val="24"/>
        </w:rPr>
      </w:pPr>
      <w:r w:rsidRPr="1DC85868">
        <w:rPr>
          <w:rFonts w:ascii="Times New Roman" w:eastAsia="Times New Roman" w:hAnsi="Times New Roman"/>
          <w:szCs w:val="24"/>
        </w:rPr>
        <w:lastRenderedPageBreak/>
        <w:t>Attributes: username, email, password, profile picture, bio, privacy settings.</w:t>
      </w:r>
    </w:p>
    <w:p w14:paraId="786F989D" w14:textId="7A33E9F7" w:rsidR="34372E6F" w:rsidRDefault="00692075" w:rsidP="00692075">
      <w:pPr>
        <w:pStyle w:val="ListParagraph"/>
        <w:jc w:val="both"/>
        <w:rPr>
          <w:rFonts w:ascii="Times New Roman" w:eastAsia="Times New Roman" w:hAnsi="Times New Roman"/>
          <w:szCs w:val="24"/>
        </w:rPr>
      </w:pPr>
      <w:r>
        <w:rPr>
          <w:rFonts w:ascii="Times New Roman" w:eastAsia="Times New Roman" w:hAnsi="Times New Roman"/>
          <w:szCs w:val="24"/>
        </w:rPr>
        <w:t>\</w:t>
      </w:r>
      <w:r w:rsidR="34372E6F" w:rsidRPr="1DC85868">
        <w:rPr>
          <w:rFonts w:ascii="Times New Roman" w:eastAsia="Times New Roman" w:hAnsi="Times New Roman"/>
          <w:szCs w:val="24"/>
        </w:rPr>
        <w:t>Methods: register, login, edit profile, manage privacy settings</w:t>
      </w:r>
    </w:p>
    <w:p w14:paraId="32751A48" w14:textId="33D4227E" w:rsidR="34372E6F" w:rsidRDefault="34372E6F" w:rsidP="1DC85868">
      <w:pPr>
        <w:spacing w:line="257" w:lineRule="auto"/>
        <w:jc w:val="both"/>
        <w:rPr>
          <w:rFonts w:ascii="Times New Roman" w:eastAsia="Times New Roman" w:hAnsi="Times New Roman"/>
          <w:b/>
          <w:bCs/>
          <w:szCs w:val="24"/>
        </w:rPr>
      </w:pPr>
      <w:r w:rsidRPr="1DC85868">
        <w:rPr>
          <w:rFonts w:ascii="Times New Roman" w:eastAsia="Times New Roman" w:hAnsi="Times New Roman"/>
          <w:b/>
          <w:bCs/>
          <w:szCs w:val="24"/>
        </w:rPr>
        <w:t xml:space="preserve">      2.   Information Item:</w:t>
      </w:r>
    </w:p>
    <w:p w14:paraId="5A5E9BF9" w14:textId="24AB9CAB"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title, content, type (text, file, link), owner, timestamp, privacy settings.</w:t>
      </w:r>
    </w:p>
    <w:p w14:paraId="21677561" w14:textId="5161DA1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create, edit, delete, share, set privacy settings</w:t>
      </w:r>
    </w:p>
    <w:p w14:paraId="30F40D93" w14:textId="2825927E"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3.   Search Engine: -</w:t>
      </w:r>
    </w:p>
    <w:p w14:paraId="2232EE17" w14:textId="7002529F"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 xml:space="preserve">Methods: </w:t>
      </w:r>
      <w:proofErr w:type="spellStart"/>
      <w:r w:rsidRPr="1DC85868">
        <w:rPr>
          <w:rFonts w:ascii="Times New Roman" w:eastAsia="Times New Roman" w:hAnsi="Times New Roman"/>
          <w:szCs w:val="24"/>
        </w:rPr>
        <w:t>searchByKeyword</w:t>
      </w:r>
      <w:proofErr w:type="spellEnd"/>
      <w:r w:rsidRPr="1DC85868">
        <w:rPr>
          <w:rFonts w:ascii="Times New Roman" w:eastAsia="Times New Roman" w:hAnsi="Times New Roman"/>
          <w:szCs w:val="24"/>
        </w:rPr>
        <w:t xml:space="preserve">, </w:t>
      </w:r>
      <w:proofErr w:type="spellStart"/>
      <w:r w:rsidRPr="1DC85868">
        <w:rPr>
          <w:rFonts w:ascii="Times New Roman" w:eastAsia="Times New Roman" w:hAnsi="Times New Roman"/>
          <w:szCs w:val="24"/>
        </w:rPr>
        <w:t>searchByTag</w:t>
      </w:r>
      <w:proofErr w:type="spellEnd"/>
      <w:r w:rsidRPr="1DC85868">
        <w:rPr>
          <w:rFonts w:ascii="Times New Roman" w:eastAsia="Times New Roman" w:hAnsi="Times New Roman"/>
          <w:szCs w:val="24"/>
        </w:rPr>
        <w:t xml:space="preserve">, </w:t>
      </w:r>
      <w:proofErr w:type="spellStart"/>
      <w:r w:rsidRPr="1DC85868">
        <w:rPr>
          <w:rFonts w:ascii="Times New Roman" w:eastAsia="Times New Roman" w:hAnsi="Times New Roman"/>
          <w:szCs w:val="24"/>
        </w:rPr>
        <w:t>searchByCategory</w:t>
      </w:r>
      <w:proofErr w:type="spellEnd"/>
      <w:r w:rsidRPr="1DC85868">
        <w:rPr>
          <w:rFonts w:ascii="Times New Roman" w:eastAsia="Times New Roman" w:hAnsi="Times New Roman"/>
          <w:szCs w:val="24"/>
        </w:rPr>
        <w:t>.</w:t>
      </w:r>
    </w:p>
    <w:p w14:paraId="136B5B91" w14:textId="2085EE5B" w:rsidR="34372E6F" w:rsidRDefault="34372E6F" w:rsidP="1DC85868">
      <w:pPr>
        <w:jc w:val="both"/>
        <w:rPr>
          <w:rFonts w:ascii="Times New Roman" w:eastAsia="Times New Roman" w:hAnsi="Times New Roman"/>
          <w:szCs w:val="24"/>
        </w:rPr>
      </w:pPr>
      <w:r w:rsidRPr="1DC85868">
        <w:rPr>
          <w:rFonts w:ascii="Times New Roman" w:eastAsia="Times New Roman" w:hAnsi="Times New Roman"/>
          <w:szCs w:val="24"/>
        </w:rPr>
        <w:t xml:space="preserve">   </w:t>
      </w:r>
      <w:r w:rsidRPr="1DC85868">
        <w:rPr>
          <w:rFonts w:ascii="Times New Roman" w:eastAsia="Times New Roman" w:hAnsi="Times New Roman"/>
          <w:b/>
          <w:bCs/>
          <w:szCs w:val="24"/>
        </w:rPr>
        <w:t xml:space="preserve">  4.   Message:</w:t>
      </w:r>
    </w:p>
    <w:p w14:paraId="7606DF20" w14:textId="567B4FA6"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sender, receiver, content, timestamp.</w:t>
      </w:r>
    </w:p>
    <w:p w14:paraId="30FEBF70" w14:textId="31966D74"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send, receive</w:t>
      </w:r>
    </w:p>
    <w:p w14:paraId="1817CC3C" w14:textId="028EEFC1"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006E1D45">
        <w:rPr>
          <w:rFonts w:ascii="Times New Roman" w:eastAsia="Times New Roman" w:hAnsi="Times New Roman"/>
          <w:b/>
          <w:bCs/>
          <w:szCs w:val="24"/>
        </w:rPr>
        <w:t xml:space="preserve"> </w:t>
      </w:r>
      <w:r w:rsidRPr="1DC85868">
        <w:rPr>
          <w:rFonts w:ascii="Times New Roman" w:eastAsia="Times New Roman" w:hAnsi="Times New Roman"/>
          <w:b/>
          <w:bCs/>
          <w:szCs w:val="24"/>
        </w:rPr>
        <w:t>5</w:t>
      </w:r>
      <w:r w:rsidR="000E0F30">
        <w:rPr>
          <w:rFonts w:ascii="Times New Roman" w:eastAsia="Times New Roman" w:hAnsi="Times New Roman"/>
          <w:b/>
          <w:bCs/>
          <w:szCs w:val="24"/>
        </w:rPr>
        <w:t>.</w:t>
      </w:r>
      <w:r w:rsidRPr="1DC85868">
        <w:rPr>
          <w:rFonts w:ascii="Times New Roman" w:eastAsia="Times New Roman" w:hAnsi="Times New Roman"/>
          <w:b/>
          <w:bCs/>
          <w:szCs w:val="24"/>
        </w:rPr>
        <w:t xml:space="preserve">    Notification: -</w:t>
      </w:r>
    </w:p>
    <w:p w14:paraId="3ECE6E5E" w14:textId="21F1CB8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 content, timestamp</w:t>
      </w:r>
    </w:p>
    <w:p w14:paraId="36B9681A" w14:textId="41B95292"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1DC85868" w:rsidRPr="1DC85868">
        <w:rPr>
          <w:rFonts w:ascii="Times New Roman" w:eastAsia="Times New Roman" w:hAnsi="Times New Roman"/>
          <w:b/>
          <w:bCs/>
          <w:szCs w:val="24"/>
        </w:rPr>
        <w:t xml:space="preserve">6. </w:t>
      </w:r>
      <w:r w:rsidRPr="1DC85868">
        <w:rPr>
          <w:rFonts w:ascii="Times New Roman" w:eastAsia="Times New Roman" w:hAnsi="Times New Roman"/>
          <w:b/>
          <w:bCs/>
          <w:szCs w:val="24"/>
        </w:rPr>
        <w:t xml:space="preserve">  Moderator: -</w:t>
      </w:r>
    </w:p>
    <w:p w14:paraId="09C18A5F" w14:textId="2DDA84B6"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username, email, password.</w:t>
      </w:r>
    </w:p>
    <w:p w14:paraId="55989019" w14:textId="2A2D851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 xml:space="preserve">Methods: </w:t>
      </w:r>
      <w:proofErr w:type="spellStart"/>
      <w:r w:rsidRPr="1DC85868">
        <w:rPr>
          <w:rFonts w:ascii="Times New Roman" w:eastAsia="Times New Roman" w:hAnsi="Times New Roman"/>
          <w:szCs w:val="24"/>
        </w:rPr>
        <w:t>reviewReports</w:t>
      </w:r>
      <w:proofErr w:type="spellEnd"/>
      <w:r w:rsidRPr="1DC85868">
        <w:rPr>
          <w:rFonts w:ascii="Times New Roman" w:eastAsia="Times New Roman" w:hAnsi="Times New Roman"/>
          <w:szCs w:val="24"/>
        </w:rPr>
        <w:t xml:space="preserve">, </w:t>
      </w:r>
      <w:proofErr w:type="spellStart"/>
      <w:r w:rsidRPr="1DC85868">
        <w:rPr>
          <w:rFonts w:ascii="Times New Roman" w:eastAsia="Times New Roman" w:hAnsi="Times New Roman"/>
          <w:szCs w:val="24"/>
        </w:rPr>
        <w:t>takeAction</w:t>
      </w:r>
      <w:proofErr w:type="spellEnd"/>
    </w:p>
    <w:p w14:paraId="074DF80D" w14:textId="6A0B3C2C" w:rsidR="1DC85868" w:rsidRDefault="1DC85868" w:rsidP="1DC85868">
      <w:pPr>
        <w:spacing w:after="160" w:line="259" w:lineRule="auto"/>
        <w:jc w:val="both"/>
        <w:rPr>
          <w:rFonts w:ascii="Times New Roman" w:eastAsia="Times New Roman" w:hAnsi="Times New Roman"/>
          <w:b/>
          <w:bCs/>
          <w:szCs w:val="24"/>
        </w:rPr>
      </w:pPr>
    </w:p>
    <w:p w14:paraId="24008163" w14:textId="66CFC8E6" w:rsidR="00861024" w:rsidRDefault="00F43475" w:rsidP="00553521">
      <w:pPr>
        <w:spacing w:after="160" w:line="259" w:lineRule="auto"/>
        <w:jc w:val="both"/>
        <w:rPr>
          <w:rFonts w:ascii="Times New Roman" w:eastAsia="Times New Roman" w:hAnsi="Times New Roman"/>
          <w:b/>
          <w:bCs/>
        </w:rPr>
      </w:pPr>
      <w:r>
        <w:rPr>
          <w:rFonts w:ascii="Times New Roman" w:hAnsi="Times New Roman"/>
          <w:b/>
          <w:bCs/>
        </w:rPr>
        <w:t>3.5.</w:t>
      </w:r>
      <w:r w:rsidR="5F160A3D" w:rsidRPr="1DC85868">
        <w:rPr>
          <w:rFonts w:ascii="Times New Roman" w:hAnsi="Times New Roman"/>
          <w:b/>
          <w:bCs/>
        </w:rPr>
        <w:t xml:space="preserve"> Non-Functional Requirements</w:t>
      </w:r>
    </w:p>
    <w:p w14:paraId="41381CC9" w14:textId="404604B8" w:rsidR="5F160A3D" w:rsidRDefault="5F160A3D" w:rsidP="1DC85868">
      <w:pPr>
        <w:spacing w:after="160" w:line="259" w:lineRule="auto"/>
        <w:ind w:left="792"/>
        <w:jc w:val="both"/>
        <w:rPr>
          <w:rFonts w:ascii="Times New Roman" w:hAnsi="Times New Roman"/>
          <w:szCs w:val="24"/>
        </w:rPr>
      </w:pPr>
      <w:r w:rsidRPr="1DC85868">
        <w:rPr>
          <w:rFonts w:ascii="Times New Roman" w:eastAsia="Times New Roman" w:hAnsi="Times New Roman"/>
        </w:rPr>
        <w:t xml:space="preserve">3.5.1. </w:t>
      </w:r>
      <w:r w:rsidRPr="1DC85868">
        <w:rPr>
          <w:rFonts w:ascii="Times New Roman" w:hAnsi="Times New Roman"/>
        </w:rPr>
        <w:t>Performance</w:t>
      </w:r>
    </w:p>
    <w:p w14:paraId="722DEAD5" w14:textId="1892428D" w:rsidR="504195EE" w:rsidRDefault="504195EE" w:rsidP="1DC85868">
      <w:pPr>
        <w:spacing w:after="160" w:line="259" w:lineRule="auto"/>
        <w:ind w:left="792"/>
        <w:jc w:val="both"/>
        <w:rPr>
          <w:rFonts w:ascii="Times New Roman" w:hAnsi="Times New Roman"/>
        </w:rPr>
      </w:pPr>
      <w:r w:rsidRPr="1DC85868">
        <w:rPr>
          <w:rFonts w:ascii="Times New Roman" w:hAnsi="Times New Roman"/>
        </w:rPr>
        <w:t>The servers / webpage must be capable of handling a large volume of student data and user requests efficiently.</w:t>
      </w:r>
    </w:p>
    <w:p w14:paraId="2272F655" w14:textId="56C915B8" w:rsidR="504195EE" w:rsidRDefault="504195EE" w:rsidP="1DC85868">
      <w:pPr>
        <w:spacing w:after="160" w:line="259" w:lineRule="auto"/>
        <w:jc w:val="both"/>
        <w:rPr>
          <w:rFonts w:ascii="Times New Roman" w:hAnsi="Times New Roman"/>
          <w:szCs w:val="24"/>
        </w:rPr>
      </w:pPr>
      <w:r w:rsidRPr="1DC85868">
        <w:rPr>
          <w:rFonts w:ascii="Times New Roman" w:hAnsi="Times New Roman"/>
        </w:rPr>
        <w:t xml:space="preserve">              Response time for user queries should not exceed 2 seconds.</w:t>
      </w:r>
    </w:p>
    <w:p w14:paraId="04C51413" w14:textId="7B1A79AB" w:rsidR="504195EE" w:rsidRDefault="504195EE" w:rsidP="1DC85868">
      <w:pPr>
        <w:spacing w:after="160" w:line="259" w:lineRule="auto"/>
        <w:jc w:val="both"/>
        <w:rPr>
          <w:rFonts w:ascii="Times New Roman" w:hAnsi="Times New Roman"/>
          <w:szCs w:val="24"/>
        </w:rPr>
      </w:pPr>
      <w:r w:rsidRPr="1DC85868">
        <w:rPr>
          <w:rFonts w:ascii="Times New Roman" w:hAnsi="Times New Roman"/>
        </w:rPr>
        <w:t xml:space="preserve">              The system should support concurrent access by at least 500 users.</w:t>
      </w:r>
    </w:p>
    <w:p w14:paraId="6DCD9002" w14:textId="77777777" w:rsidR="00861024" w:rsidRDefault="5F160A3D" w:rsidP="4CAC3726">
      <w:pPr>
        <w:spacing w:after="160" w:line="259" w:lineRule="auto"/>
        <w:ind w:left="792"/>
        <w:jc w:val="both"/>
        <w:rPr>
          <w:rFonts w:ascii="Times New Roman" w:hAnsi="Times New Roman"/>
        </w:rPr>
      </w:pPr>
      <w:r w:rsidRPr="1DC85868">
        <w:rPr>
          <w:rFonts w:ascii="Times New Roman" w:hAnsi="Times New Roman"/>
        </w:rPr>
        <w:t>3.5.2. Reliability</w:t>
      </w:r>
    </w:p>
    <w:p w14:paraId="74FBB1C2" w14:textId="28CD179B" w:rsidR="7C0A29E3" w:rsidRDefault="7C0A29E3" w:rsidP="00473E57">
      <w:pPr>
        <w:pStyle w:val="ListParagraph"/>
        <w:numPr>
          <w:ilvl w:val="1"/>
          <w:numId w:val="21"/>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The system should have a minimum uptime of 99.9%.</w:t>
      </w:r>
    </w:p>
    <w:p w14:paraId="2AE1273C" w14:textId="0AAFE750" w:rsidR="7C0A29E3" w:rsidRDefault="7C0A29E3" w:rsidP="00473E57">
      <w:pPr>
        <w:pStyle w:val="ListParagraph"/>
        <w:numPr>
          <w:ilvl w:val="1"/>
          <w:numId w:val="21"/>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backups should occur daily and be stored securely.</w:t>
      </w:r>
    </w:p>
    <w:p w14:paraId="4CB16670" w14:textId="734CBFFE" w:rsidR="7C0A29E3" w:rsidRDefault="7C0A29E3" w:rsidP="00473E57">
      <w:pPr>
        <w:pStyle w:val="ListParagraph"/>
        <w:numPr>
          <w:ilvl w:val="1"/>
          <w:numId w:val="21"/>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Automatic error detection and recovery mechanisms should be in place.</w:t>
      </w:r>
    </w:p>
    <w:p w14:paraId="17D9F3D9" w14:textId="63E32B57" w:rsidR="1DC85868" w:rsidRDefault="1DC85868" w:rsidP="1DC85868">
      <w:pPr>
        <w:spacing w:after="160" w:line="259" w:lineRule="auto"/>
        <w:ind w:left="792"/>
        <w:jc w:val="both"/>
        <w:rPr>
          <w:rFonts w:ascii="Times New Roman" w:eastAsia="Times New Roman" w:hAnsi="Times New Roman"/>
          <w:szCs w:val="24"/>
        </w:rPr>
      </w:pPr>
    </w:p>
    <w:p w14:paraId="471B43DF" w14:textId="2D6F86A9" w:rsidR="00861024" w:rsidRDefault="00F43475" w:rsidP="00F43475">
      <w:pPr>
        <w:spacing w:after="160" w:line="259" w:lineRule="auto"/>
        <w:ind w:left="780"/>
        <w:jc w:val="both"/>
        <w:rPr>
          <w:rFonts w:ascii="Times New Roman" w:eastAsia="Times New Roman" w:hAnsi="Times New Roman"/>
          <w:szCs w:val="24"/>
        </w:rPr>
      </w:pPr>
      <w:r>
        <w:rPr>
          <w:rFonts w:ascii="Times New Roman" w:eastAsia="Times New Roman" w:hAnsi="Times New Roman"/>
          <w:szCs w:val="24"/>
        </w:rPr>
        <w:t>3.5.3</w:t>
      </w:r>
      <w:r w:rsidR="5F160A3D" w:rsidRPr="1DC85868">
        <w:rPr>
          <w:rFonts w:ascii="Times New Roman" w:eastAsia="Times New Roman" w:hAnsi="Times New Roman"/>
          <w:szCs w:val="24"/>
        </w:rPr>
        <w:t xml:space="preserve"> Availability</w:t>
      </w:r>
      <w:r w:rsidR="00861024">
        <w:tab/>
      </w:r>
    </w:p>
    <w:p w14:paraId="6B7CA309" w14:textId="3120B060" w:rsidR="00861024" w:rsidRDefault="109853F5" w:rsidP="00936D2F">
      <w:pPr>
        <w:pStyle w:val="ListParagraph"/>
        <w:numPr>
          <w:ilvl w:val="0"/>
          <w:numId w:val="29"/>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The platform should be accessible to authorized users at all times.</w:t>
      </w:r>
    </w:p>
    <w:p w14:paraId="2830DD91" w14:textId="2094DC2E" w:rsidR="00861024" w:rsidRDefault="109853F5" w:rsidP="00936D2F">
      <w:pPr>
        <w:pStyle w:val="ListParagraph"/>
        <w:numPr>
          <w:ilvl w:val="0"/>
          <w:numId w:val="29"/>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 xml:space="preserve">Redundancy and failover mechanisms should be in place to minimize downtime.                  </w:t>
      </w:r>
      <w:r w:rsidR="00861024">
        <w:tab/>
      </w:r>
      <w:r w:rsidR="00861024">
        <w:tab/>
      </w:r>
      <w:r w:rsidR="00861024">
        <w:tab/>
      </w:r>
      <w:r w:rsidR="00861024">
        <w:tab/>
      </w:r>
      <w:r w:rsidR="00861024">
        <w:tab/>
      </w:r>
      <w:r w:rsidR="00861024">
        <w:tab/>
      </w:r>
    </w:p>
    <w:p w14:paraId="49BF7EF6" w14:textId="27D33202" w:rsidR="00861024" w:rsidRPr="00F43475" w:rsidRDefault="5F160A3D" w:rsidP="00F43475">
      <w:pPr>
        <w:pStyle w:val="ListParagraph"/>
        <w:numPr>
          <w:ilvl w:val="2"/>
          <w:numId w:val="36"/>
        </w:numPr>
        <w:spacing w:after="160" w:line="259" w:lineRule="auto"/>
        <w:jc w:val="both"/>
        <w:rPr>
          <w:rFonts w:ascii="Times New Roman" w:eastAsia="Times New Roman" w:hAnsi="Times New Roman"/>
          <w:szCs w:val="24"/>
        </w:rPr>
      </w:pPr>
      <w:r w:rsidRPr="00F43475">
        <w:rPr>
          <w:rFonts w:ascii="Times New Roman" w:eastAsia="Times New Roman" w:hAnsi="Times New Roman"/>
          <w:szCs w:val="24"/>
        </w:rPr>
        <w:t>Security</w:t>
      </w:r>
    </w:p>
    <w:p w14:paraId="5958DC78" w14:textId="2B96F2E8" w:rsidR="00861024" w:rsidRDefault="5D0E9774" w:rsidP="00D44DA5">
      <w:pPr>
        <w:spacing w:after="160" w:line="259" w:lineRule="auto"/>
        <w:ind w:left="720"/>
        <w:jc w:val="both"/>
        <w:rPr>
          <w:rFonts w:ascii="Times New Roman" w:eastAsia="Times New Roman" w:hAnsi="Times New Roman"/>
          <w:szCs w:val="24"/>
        </w:rPr>
      </w:pPr>
      <w:r w:rsidRPr="1DC85868">
        <w:rPr>
          <w:rFonts w:ascii="Times New Roman" w:eastAsia="Times New Roman" w:hAnsi="Times New Roman"/>
          <w:szCs w:val="24"/>
        </w:rPr>
        <w:t>User authentication and authorization mechanisms should be robust.</w:t>
      </w:r>
    </w:p>
    <w:p w14:paraId="59E35D42" w14:textId="3776DD49" w:rsidR="00861024" w:rsidRDefault="5D0E9774" w:rsidP="00D44DA5">
      <w:pPr>
        <w:spacing w:after="160" w:line="259" w:lineRule="auto"/>
        <w:ind w:left="720"/>
        <w:jc w:val="both"/>
        <w:rPr>
          <w:rFonts w:ascii="Times New Roman" w:eastAsia="Times New Roman" w:hAnsi="Times New Roman"/>
          <w:szCs w:val="24"/>
        </w:rPr>
      </w:pPr>
      <w:r w:rsidRPr="1DC85868">
        <w:rPr>
          <w:rFonts w:ascii="Times New Roman" w:eastAsia="Times New Roman" w:hAnsi="Times New Roman"/>
          <w:szCs w:val="24"/>
        </w:rPr>
        <w:t xml:space="preserve">Data encryption should be implemented for data transmission and storage.                </w:t>
      </w:r>
      <w:r w:rsidR="00861024">
        <w:tab/>
      </w:r>
      <w:r w:rsidR="00861024">
        <w:tab/>
      </w:r>
      <w:r w:rsidR="00861024">
        <w:tab/>
      </w:r>
      <w:r w:rsidR="00861024">
        <w:tab/>
      </w:r>
      <w:r w:rsidR="00861024">
        <w:tab/>
      </w:r>
      <w:r w:rsidR="00861024">
        <w:tab/>
      </w:r>
      <w:r w:rsidR="00861024">
        <w:tab/>
      </w:r>
      <w:r w:rsidR="00861024">
        <w:tab/>
      </w:r>
    </w:p>
    <w:p w14:paraId="04B2E253" w14:textId="4ED2EABD" w:rsidR="00861024" w:rsidRPr="00861024" w:rsidRDefault="00F43475" w:rsidP="00F43475">
      <w:pPr>
        <w:spacing w:after="160" w:line="259" w:lineRule="auto"/>
        <w:ind w:left="780"/>
        <w:jc w:val="both"/>
        <w:rPr>
          <w:rFonts w:ascii="Times New Roman" w:eastAsia="Times New Roman" w:hAnsi="Times New Roman"/>
          <w:szCs w:val="24"/>
        </w:rPr>
      </w:pPr>
      <w:r>
        <w:rPr>
          <w:rFonts w:ascii="Times New Roman" w:eastAsia="Times New Roman" w:hAnsi="Times New Roman"/>
          <w:szCs w:val="24"/>
        </w:rPr>
        <w:t>3.5.5</w:t>
      </w:r>
      <w:r w:rsidR="5F160A3D" w:rsidRPr="1DC85868">
        <w:rPr>
          <w:rFonts w:ascii="Times New Roman" w:eastAsia="Times New Roman" w:hAnsi="Times New Roman"/>
          <w:szCs w:val="24"/>
        </w:rPr>
        <w:t xml:space="preserve">Portability </w:t>
      </w:r>
    </w:p>
    <w:p w14:paraId="63F15FF9" w14:textId="09343B72" w:rsidR="5DC551EA" w:rsidRDefault="5DC551EA" w:rsidP="001626B3">
      <w:pPr>
        <w:pStyle w:val="ListParagraph"/>
        <w:spacing w:after="160" w:line="259" w:lineRule="auto"/>
        <w:ind w:left="1080"/>
        <w:jc w:val="both"/>
        <w:rPr>
          <w:rFonts w:ascii="Times New Roman" w:eastAsia="Times New Roman" w:hAnsi="Times New Roman"/>
          <w:szCs w:val="24"/>
        </w:rPr>
      </w:pPr>
      <w:r w:rsidRPr="1DC85868">
        <w:rPr>
          <w:rFonts w:ascii="Times New Roman" w:eastAsia="Times New Roman" w:hAnsi="Times New Roman"/>
          <w:szCs w:val="24"/>
        </w:rPr>
        <w:lastRenderedPageBreak/>
        <w:t>The system should be compatible with major web browsers (Chrome, Firefox, Safari, Edge).</w:t>
      </w:r>
    </w:p>
    <w:p w14:paraId="658FA1EE" w14:textId="75A34436" w:rsidR="5DC551EA" w:rsidRDefault="5DC551EA" w:rsidP="001626B3">
      <w:pPr>
        <w:pStyle w:val="ListParagraph"/>
        <w:spacing w:after="160" w:line="259" w:lineRule="auto"/>
        <w:ind w:left="1080"/>
        <w:jc w:val="both"/>
        <w:rPr>
          <w:rFonts w:ascii="Times New Roman" w:eastAsia="Times New Roman" w:hAnsi="Times New Roman"/>
          <w:szCs w:val="24"/>
        </w:rPr>
      </w:pPr>
      <w:r w:rsidRPr="1DC85868">
        <w:rPr>
          <w:rFonts w:ascii="Times New Roman" w:eastAsia="Times New Roman" w:hAnsi="Times New Roman"/>
          <w:szCs w:val="24"/>
        </w:rPr>
        <w:t>Mobile responsiveness is required for access from smartphones and tablets.</w:t>
      </w:r>
    </w:p>
    <w:p w14:paraId="409DAED0" w14:textId="23AE96ED" w:rsidR="1DC85868" w:rsidRDefault="1DC85868" w:rsidP="1DC85868">
      <w:pPr>
        <w:spacing w:after="160" w:line="259" w:lineRule="auto"/>
        <w:jc w:val="both"/>
        <w:rPr>
          <w:rFonts w:ascii="Times New Roman" w:eastAsia="Times New Roman" w:hAnsi="Times New Roman"/>
          <w:szCs w:val="24"/>
        </w:rPr>
      </w:pPr>
    </w:p>
    <w:p w14:paraId="622CB3AD" w14:textId="1AD82346" w:rsidR="00861024" w:rsidRDefault="00F43475" w:rsidP="00F43475">
      <w:pPr>
        <w:spacing w:after="160" w:line="259" w:lineRule="auto"/>
        <w:ind w:left="390"/>
        <w:jc w:val="both"/>
        <w:rPr>
          <w:rFonts w:ascii="Times New Roman" w:eastAsia="Times New Roman" w:hAnsi="Times New Roman"/>
          <w:szCs w:val="24"/>
        </w:rPr>
      </w:pPr>
      <w:r>
        <w:rPr>
          <w:rFonts w:ascii="Times New Roman" w:eastAsia="Times New Roman" w:hAnsi="Times New Roman"/>
          <w:b/>
          <w:bCs/>
          <w:szCs w:val="24"/>
        </w:rPr>
        <w:t>3.6.</w:t>
      </w:r>
      <w:r w:rsidR="5F160A3D" w:rsidRPr="1DC85868">
        <w:rPr>
          <w:rFonts w:ascii="Times New Roman" w:eastAsia="Times New Roman" w:hAnsi="Times New Roman"/>
          <w:b/>
          <w:bCs/>
          <w:szCs w:val="24"/>
        </w:rPr>
        <w:t>Inverse Requirements</w:t>
      </w:r>
      <w:r w:rsidR="00861024">
        <w:tab/>
      </w:r>
    </w:p>
    <w:p w14:paraId="4475680D" w14:textId="384924B3" w:rsidR="00861024" w:rsidRDefault="00F172A6" w:rsidP="4BDAD21C">
      <w:pPr>
        <w:spacing w:after="160" w:line="259" w:lineRule="auto"/>
        <w:rPr>
          <w:rFonts w:ascii="Times New Roman" w:eastAsia="Times New Roman" w:hAnsi="Times New Roman"/>
          <w:szCs w:val="24"/>
        </w:rPr>
      </w:pP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F172A6">
        <w:rPr>
          <w:rFonts w:ascii="Times New Roman" w:eastAsia="Times New Roman" w:hAnsi="Times New Roman"/>
          <w:b/>
          <w:bCs/>
        </w:rPr>
        <w:t>No Third-Party Advertising:</w:t>
      </w:r>
      <w:r w:rsidRPr="00F172A6">
        <w:rPr>
          <w:rFonts w:ascii="Times New Roman" w:eastAsia="Times New Roman" w:hAnsi="Times New Roman"/>
        </w:rPr>
        <w:t xml:space="preserve"> The platform should not display third-party</w:t>
      </w:r>
      <w:r>
        <w:rPr>
          <w:rFonts w:ascii="Times New Roman" w:eastAsia="Times New Roman" w:hAnsi="Times New Roman"/>
        </w:rPr>
        <w:t xml:space="preserve"> </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F172A6">
        <w:rPr>
          <w:rFonts w:ascii="Times New Roman" w:eastAsia="Times New Roman" w:hAnsi="Times New Roman"/>
        </w:rPr>
        <w:t xml:space="preserve">advertisements to users, ensuring a distraction-free experience and preserving user </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F172A6">
        <w:rPr>
          <w:rFonts w:ascii="Times New Roman" w:eastAsia="Times New Roman" w:hAnsi="Times New Roman"/>
        </w:rPr>
        <w:t>privacy.</w:t>
      </w:r>
      <w:r>
        <w:rPr>
          <w:rFonts w:ascii="Times New Roman" w:eastAsia="Times New Roman" w:hAnsi="Times New Roman"/>
        </w:rPr>
        <w:br/>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F172A6">
        <w:rPr>
          <w:rFonts w:ascii="Times New Roman" w:eastAsia="Times New Roman" w:hAnsi="Times New Roman"/>
          <w:b/>
          <w:bCs/>
        </w:rPr>
        <w:t>No Personal Information Sharing:</w:t>
      </w:r>
      <w:r w:rsidRPr="00F172A6">
        <w:rPr>
          <w:rFonts w:ascii="Times New Roman" w:eastAsia="Times New Roman" w:hAnsi="Times New Roman"/>
        </w:rPr>
        <w:t xml:space="preserve"> Users should not be allowed to share sensitive </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F172A6">
        <w:rPr>
          <w:rFonts w:ascii="Times New Roman" w:eastAsia="Times New Roman" w:hAnsi="Times New Roman"/>
        </w:rPr>
        <w:t xml:space="preserve">personal information, such as Social Security numbers or financial </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F172A6">
        <w:rPr>
          <w:rFonts w:ascii="Times New Roman" w:eastAsia="Times New Roman" w:hAnsi="Times New Roman"/>
        </w:rPr>
        <w:t>details, within the platform's chat or listings.</w:t>
      </w:r>
      <w:r>
        <w:rPr>
          <w:rFonts w:ascii="Times New Roman" w:eastAsia="Times New Roman" w:hAnsi="Times New Roman"/>
        </w:rPr>
        <w:br/>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F172A6">
        <w:rPr>
          <w:rFonts w:ascii="Times New Roman" w:eastAsia="Times New Roman" w:hAnsi="Times New Roman"/>
          <w:b/>
          <w:bCs/>
        </w:rPr>
        <w:t>No Intrusive User Tracking</w:t>
      </w:r>
      <w:r w:rsidRPr="00F172A6">
        <w:rPr>
          <w:rFonts w:ascii="Times New Roman" w:eastAsia="Times New Roman" w:hAnsi="Times New Roman"/>
        </w:rPr>
        <w:t xml:space="preserve">: The platform should not engage in intrusive user tracking </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F172A6">
        <w:rPr>
          <w:rFonts w:ascii="Times New Roman" w:eastAsia="Times New Roman" w:hAnsi="Times New Roman"/>
        </w:rPr>
        <w:t xml:space="preserve">or data collection practices without explicit user consent. It should adhere to privacy </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F172A6">
        <w:rPr>
          <w:rFonts w:ascii="Times New Roman" w:eastAsia="Times New Roman" w:hAnsi="Times New Roman"/>
        </w:rPr>
        <w:t>regulations.</w:t>
      </w:r>
    </w:p>
    <w:p w14:paraId="3075D24C" w14:textId="150F4D29" w:rsidR="00861024" w:rsidRDefault="00F43475" w:rsidP="00F43475">
      <w:pPr>
        <w:spacing w:after="160" w:line="259" w:lineRule="auto"/>
        <w:ind w:left="390"/>
        <w:jc w:val="both"/>
        <w:rPr>
          <w:rFonts w:ascii="Times New Roman" w:eastAsia="Times New Roman" w:hAnsi="Times New Roman"/>
          <w:b/>
          <w:bCs/>
          <w:szCs w:val="24"/>
        </w:rPr>
      </w:pPr>
      <w:r>
        <w:rPr>
          <w:rFonts w:ascii="Times New Roman" w:eastAsia="Times New Roman" w:hAnsi="Times New Roman"/>
          <w:b/>
          <w:bCs/>
          <w:szCs w:val="24"/>
        </w:rPr>
        <w:t>3.7.</w:t>
      </w:r>
      <w:r w:rsidR="5F160A3D" w:rsidRPr="1DC85868">
        <w:rPr>
          <w:rFonts w:ascii="Times New Roman" w:eastAsia="Times New Roman" w:hAnsi="Times New Roman"/>
          <w:b/>
          <w:bCs/>
          <w:szCs w:val="24"/>
        </w:rPr>
        <w:t>Design Constraints</w:t>
      </w:r>
      <w:r w:rsidR="00861024">
        <w:tab/>
      </w:r>
    </w:p>
    <w:p w14:paraId="59A148ED" w14:textId="7A10649F" w:rsidR="00861024" w:rsidRDefault="5CF05EA1" w:rsidP="008B06AB">
      <w:pPr>
        <w:pStyle w:val="ListParagraph"/>
        <w:numPr>
          <w:ilvl w:val="0"/>
          <w:numId w:val="34"/>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Compliance with data protection regulations (e.g., GDPR, FERPA) is mandatory.</w:t>
      </w:r>
    </w:p>
    <w:p w14:paraId="38DEFF49" w14:textId="377A6B3A" w:rsidR="00861024" w:rsidRDefault="5CF05EA1" w:rsidP="008B06AB">
      <w:pPr>
        <w:pStyle w:val="ListParagraph"/>
        <w:numPr>
          <w:ilvl w:val="0"/>
          <w:numId w:val="34"/>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Budget and resource constraints should be considered during development.</w:t>
      </w:r>
      <w:r w:rsidR="00861024">
        <w:tab/>
      </w:r>
      <w:r w:rsidR="00861024">
        <w:tab/>
      </w:r>
      <w:r w:rsidR="00861024">
        <w:tab/>
      </w:r>
      <w:r w:rsidR="00861024">
        <w:tab/>
      </w:r>
      <w:r w:rsidR="00861024">
        <w:tab/>
      </w:r>
    </w:p>
    <w:p w14:paraId="10AEAB87" w14:textId="5CB1316C" w:rsidR="00861024" w:rsidRPr="00B66654" w:rsidRDefault="00F43475" w:rsidP="00F43475">
      <w:pPr>
        <w:spacing w:after="160" w:line="259" w:lineRule="auto"/>
        <w:ind w:left="390"/>
        <w:jc w:val="both"/>
        <w:rPr>
          <w:rFonts w:ascii="Times New Roman" w:eastAsia="Times New Roman" w:hAnsi="Times New Roman"/>
          <w:b/>
          <w:bCs/>
          <w:szCs w:val="24"/>
        </w:rPr>
      </w:pPr>
      <w:r>
        <w:rPr>
          <w:rFonts w:ascii="Times New Roman" w:eastAsia="Times New Roman" w:hAnsi="Times New Roman"/>
          <w:b/>
          <w:bCs/>
          <w:szCs w:val="24"/>
        </w:rPr>
        <w:t>3.8.</w:t>
      </w:r>
      <w:r w:rsidR="5F160A3D" w:rsidRPr="1DC85868">
        <w:rPr>
          <w:rFonts w:ascii="Times New Roman" w:eastAsia="Times New Roman" w:hAnsi="Times New Roman"/>
          <w:b/>
          <w:bCs/>
          <w:szCs w:val="24"/>
        </w:rPr>
        <w:t>Logical Database Requirements</w:t>
      </w:r>
    </w:p>
    <w:p w14:paraId="76B3F751" w14:textId="03DA16D9"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The database must support efficient querying and indexing of student information.</w:t>
      </w:r>
    </w:p>
    <w:p w14:paraId="2EFCF728" w14:textId="63A7D6B0"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normalization principles should be followed to minimize redundancy.</w:t>
      </w:r>
    </w:p>
    <w:p w14:paraId="3D50A958" w14:textId="58FF82C2"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archiving and purging strategies should be implemented for historical data.</w:t>
      </w:r>
      <w:r w:rsidR="00861024">
        <w:tab/>
      </w:r>
      <w:r w:rsidR="00861024">
        <w:tab/>
      </w:r>
      <w:r w:rsidR="00861024">
        <w:tab/>
      </w:r>
      <w:r w:rsidR="00861024">
        <w:tab/>
      </w:r>
    </w:p>
    <w:p w14:paraId="4D04A42B" w14:textId="229877A9" w:rsidR="00CC2B0E" w:rsidRPr="00986AE3" w:rsidRDefault="00F43475" w:rsidP="00F43475">
      <w:pPr>
        <w:spacing w:after="160" w:line="259" w:lineRule="auto"/>
        <w:ind w:left="390"/>
        <w:jc w:val="both"/>
        <w:rPr>
          <w:rFonts w:ascii="Times New Roman" w:eastAsia="Times New Roman" w:hAnsi="Times New Roman"/>
          <w:b/>
          <w:bCs/>
          <w:szCs w:val="24"/>
        </w:rPr>
      </w:pPr>
      <w:r>
        <w:rPr>
          <w:rFonts w:ascii="Times New Roman" w:eastAsia="Times New Roman" w:hAnsi="Times New Roman"/>
          <w:b/>
          <w:bCs/>
        </w:rPr>
        <w:t>3</w:t>
      </w:r>
      <w:r w:rsidR="00AA459B">
        <w:rPr>
          <w:rFonts w:ascii="Times New Roman" w:eastAsia="Times New Roman" w:hAnsi="Times New Roman"/>
          <w:b/>
          <w:bCs/>
        </w:rPr>
        <w:t>.9.</w:t>
      </w:r>
      <w:r w:rsidR="5F160A3D" w:rsidRPr="1DC85868">
        <w:rPr>
          <w:rFonts w:ascii="Times New Roman" w:eastAsia="Times New Roman" w:hAnsi="Times New Roman"/>
          <w:b/>
          <w:bCs/>
        </w:rPr>
        <w:t>Other Requirements</w:t>
      </w:r>
      <w:r w:rsidR="00861024">
        <w:tab/>
      </w:r>
      <w:r w:rsidR="5471E87E" w:rsidRPr="1DC85868">
        <w:rPr>
          <w:b/>
          <w:bCs/>
        </w:rPr>
        <w:t xml:space="preserve">  </w:t>
      </w:r>
    </w:p>
    <w:p w14:paraId="0F8AAD5E" w14:textId="77777777" w:rsidR="009E12BA" w:rsidRPr="009E12BA" w:rsidRDefault="009E12BA" w:rsidP="009E12BA">
      <w:pPr>
        <w:pStyle w:val="ListParagraph"/>
        <w:numPr>
          <w:ilvl w:val="0"/>
          <w:numId w:val="3"/>
        </w:numPr>
        <w:spacing w:after="160" w:line="259" w:lineRule="auto"/>
        <w:jc w:val="both"/>
        <w:rPr>
          <w:b/>
          <w:bCs/>
        </w:rPr>
      </w:pPr>
      <w:r w:rsidRPr="009E12BA">
        <w:rPr>
          <w:b/>
          <w:bCs/>
        </w:rPr>
        <w:t>User Reporting and Moderation System</w:t>
      </w:r>
    </w:p>
    <w:p w14:paraId="268D0C34" w14:textId="562999B5" w:rsidR="00605EDD" w:rsidRPr="00DE2C94" w:rsidRDefault="009E12BA" w:rsidP="009E12BA">
      <w:pPr>
        <w:pStyle w:val="ListParagraph"/>
        <w:spacing w:after="160" w:line="259" w:lineRule="auto"/>
        <w:ind w:left="1080"/>
        <w:jc w:val="both"/>
        <w:rPr>
          <w:rFonts w:ascii="Times New Roman" w:eastAsia="Times New Roman" w:hAnsi="Times New Roman"/>
        </w:rPr>
      </w:pPr>
      <w:r>
        <w:t>Implement a reporting system that allows users to flag inappropriate content or behavior.</w:t>
      </w:r>
      <w:r>
        <w:tab/>
      </w:r>
      <w:r w:rsidR="23A97132">
        <w:tab/>
      </w:r>
      <w:r w:rsidR="23A97132">
        <w:tab/>
      </w:r>
      <w:r w:rsidR="23A97132">
        <w:tab/>
      </w:r>
    </w:p>
    <w:p w14:paraId="0976658A" w14:textId="710FC241" w:rsidR="00605EDD" w:rsidRPr="00DE2C94" w:rsidRDefault="11D7D4FC" w:rsidP="2C2561BC">
      <w:pPr>
        <w:spacing w:after="160" w:line="259" w:lineRule="auto"/>
        <w:jc w:val="both"/>
        <w:rPr>
          <w:rFonts w:ascii="Times New Roman" w:eastAsia="Times New Roman" w:hAnsi="Times New Roman"/>
          <w:b/>
        </w:rPr>
      </w:pPr>
      <w:r w:rsidRPr="3D9B7B6E">
        <w:rPr>
          <w:rFonts w:ascii="Times New Roman" w:eastAsia="Times New Roman" w:hAnsi="Times New Roman"/>
          <w:b/>
          <w:bCs/>
        </w:rPr>
        <w:t xml:space="preserve">      </w:t>
      </w:r>
      <w:r w:rsidR="2A6F7533" w:rsidRPr="5717B874">
        <w:rPr>
          <w:rFonts w:ascii="Times New Roman" w:eastAsia="Times New Roman" w:hAnsi="Times New Roman"/>
          <w:b/>
          <w:bCs/>
        </w:rPr>
        <w:t>3.10</w:t>
      </w:r>
      <w:r w:rsidR="23A97132" w:rsidRPr="5717B874">
        <w:rPr>
          <w:rFonts w:ascii="Times New Roman" w:eastAsia="Times New Roman" w:hAnsi="Times New Roman"/>
          <w:b/>
          <w:bCs/>
        </w:rPr>
        <w:t xml:space="preserve"> </w:t>
      </w:r>
      <w:r w:rsidR="1B2EDEA1" w:rsidRPr="5717B874">
        <w:rPr>
          <w:rFonts w:ascii="Times New Roman" w:eastAsia="Times New Roman" w:hAnsi="Times New Roman"/>
          <w:b/>
          <w:bCs/>
        </w:rPr>
        <w:t>.</w:t>
      </w:r>
      <w:r w:rsidR="23A97132" w:rsidRPr="5717B874">
        <w:rPr>
          <w:rFonts w:ascii="Times New Roman" w:eastAsia="Times New Roman" w:hAnsi="Times New Roman"/>
          <w:b/>
        </w:rPr>
        <w:t xml:space="preserve"> Prototypes</w:t>
      </w:r>
      <w:r w:rsidR="1E96BEE1" w:rsidRPr="5717B874">
        <w:rPr>
          <w:rFonts w:ascii="Times New Roman" w:eastAsia="Times New Roman" w:hAnsi="Times New Roman"/>
          <w:b/>
        </w:rPr>
        <w:t xml:space="preserve"> (for complete project)</w:t>
      </w:r>
    </w:p>
    <w:p w14:paraId="30E7BB2D" w14:textId="353B12AC" w:rsidR="00582373" w:rsidRPr="00354C63" w:rsidRDefault="5AE2F535" w:rsidP="5717B874">
      <w:pPr>
        <w:spacing w:after="160" w:line="259" w:lineRule="auto"/>
        <w:jc w:val="both"/>
        <w:rPr>
          <w:rFonts w:ascii="Times New Roman" w:eastAsia="Times New Roman" w:hAnsi="Times New Roman"/>
        </w:rPr>
      </w:pPr>
      <w:r w:rsidRPr="17AA2AD3">
        <w:rPr>
          <w:rFonts w:ascii="Times New Roman" w:eastAsia="Times New Roman" w:hAnsi="Times New Roman"/>
          <w:b/>
          <w:bCs/>
        </w:rPr>
        <w:t xml:space="preserve">     </w:t>
      </w:r>
      <w:r w:rsidRPr="3D9B7B6E">
        <w:rPr>
          <w:rFonts w:ascii="Times New Roman" w:eastAsia="Times New Roman" w:hAnsi="Times New Roman"/>
          <w:b/>
          <w:bCs/>
        </w:rPr>
        <w:t xml:space="preserve"> </w:t>
      </w:r>
      <w:r w:rsidR="00605EDD">
        <w:tab/>
      </w:r>
    </w:p>
    <w:p w14:paraId="03302E22" w14:textId="01BAA2BA" w:rsidR="00582373" w:rsidRPr="00354C63" w:rsidRDefault="284CD4B9" w:rsidP="00350CC0">
      <w:pPr>
        <w:spacing w:after="160" w:line="259" w:lineRule="auto"/>
        <w:jc w:val="both"/>
        <w:rPr>
          <w:rFonts w:ascii="Times New Roman" w:eastAsia="Times New Roman" w:hAnsi="Times New Roman"/>
        </w:rPr>
      </w:pPr>
      <w:r w:rsidRPr="17AA2AD3">
        <w:rPr>
          <w:rFonts w:ascii="Times New Roman" w:eastAsia="Times New Roman" w:hAnsi="Times New Roman"/>
        </w:rPr>
        <w:t xml:space="preserve">          </w:t>
      </w:r>
    </w:p>
    <w:p w14:paraId="5F708494" w14:textId="6F7D789C" w:rsidR="00582373" w:rsidRPr="00354C63" w:rsidRDefault="00582373" w:rsidP="253D3B5B">
      <w:pPr>
        <w:spacing w:after="160" w:line="259" w:lineRule="auto"/>
        <w:jc w:val="both"/>
        <w:rPr>
          <w:rFonts w:ascii="Times New Roman" w:eastAsia="Times New Roman" w:hAnsi="Times New Roman"/>
          <w:szCs w:val="24"/>
        </w:rPr>
        <w:sectPr w:rsidR="00582373" w:rsidRPr="00354C63">
          <w:headerReference w:type="default" r:id="rId13"/>
          <w:footerReference w:type="default" r:id="rId14"/>
          <w:pgSz w:w="12240" w:h="15840"/>
          <w:pgMar w:top="1440" w:right="1440" w:bottom="1440" w:left="1440" w:header="720" w:footer="720" w:gutter="0"/>
          <w:pgNumType w:fmt="lowerRoman" w:start="1"/>
          <w:cols w:space="720"/>
          <w:titlePg/>
        </w:sectPr>
      </w:pPr>
    </w:p>
    <w:p w14:paraId="7998363B" w14:textId="4C4DD161" w:rsidR="00863283" w:rsidRDefault="00863283" w:rsidP="00863283">
      <w:r>
        <w:lastRenderedPageBreak/>
        <w:t>3.10.1 Login Screen and Registration Screen</w:t>
      </w:r>
    </w:p>
    <w:p w14:paraId="5F655C15" w14:textId="77777777" w:rsidR="00863283" w:rsidRDefault="00863283" w:rsidP="00863283"/>
    <w:p w14:paraId="4E8A8C23" w14:textId="77777777" w:rsidR="00863283" w:rsidRDefault="00863283" w:rsidP="00863283">
      <w:r>
        <w:rPr>
          <w:noProof/>
        </w:rPr>
        <w:drawing>
          <wp:inline distT="0" distB="0" distL="0" distR="0" wp14:anchorId="07652CF7" wp14:editId="4F7ABCA6">
            <wp:extent cx="4872318" cy="2532460"/>
            <wp:effectExtent l="0" t="0" r="5080" b="1270"/>
            <wp:docPr id="14211619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61978"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88151" cy="2540689"/>
                    </a:xfrm>
                    <a:prstGeom prst="rect">
                      <a:avLst/>
                    </a:prstGeom>
                  </pic:spPr>
                </pic:pic>
              </a:graphicData>
            </a:graphic>
          </wp:inline>
        </w:drawing>
      </w:r>
    </w:p>
    <w:p w14:paraId="342EF3E1" w14:textId="77777777" w:rsidR="00863283" w:rsidRDefault="00863283" w:rsidP="00863283"/>
    <w:p w14:paraId="084EDE6D" w14:textId="77777777" w:rsidR="00863283" w:rsidRDefault="00863283" w:rsidP="00863283"/>
    <w:p w14:paraId="54B7AD59" w14:textId="77777777" w:rsidR="00863283" w:rsidRDefault="00863283" w:rsidP="00863283"/>
    <w:p w14:paraId="2582208D" w14:textId="77777777" w:rsidR="00863283" w:rsidRDefault="00863283" w:rsidP="00863283">
      <w:r>
        <w:rPr>
          <w:noProof/>
        </w:rPr>
        <w:drawing>
          <wp:inline distT="0" distB="0" distL="0" distR="0" wp14:anchorId="32A3F9A2" wp14:editId="57AC80B6">
            <wp:extent cx="5943600" cy="3350260"/>
            <wp:effectExtent l="0" t="0" r="0" b="2540"/>
            <wp:docPr id="1860136143" name="Picture 1" descr="A screen 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36143" name="Picture 1" descr="A screen shot of a registration for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0260"/>
                    </a:xfrm>
                    <a:prstGeom prst="rect">
                      <a:avLst/>
                    </a:prstGeom>
                    <a:noFill/>
                    <a:ln>
                      <a:noFill/>
                    </a:ln>
                  </pic:spPr>
                </pic:pic>
              </a:graphicData>
            </a:graphic>
          </wp:inline>
        </w:drawing>
      </w:r>
    </w:p>
    <w:p w14:paraId="0C27864F" w14:textId="77777777" w:rsidR="00863283" w:rsidRDefault="00863283" w:rsidP="00863283"/>
    <w:p w14:paraId="63584A4E" w14:textId="77777777" w:rsidR="00863283" w:rsidRDefault="00863283" w:rsidP="00863283"/>
    <w:p w14:paraId="4D2788B9" w14:textId="77777777" w:rsidR="00863283" w:rsidRDefault="00863283" w:rsidP="00863283"/>
    <w:p w14:paraId="00B4FAC0" w14:textId="77777777" w:rsidR="00863283" w:rsidRDefault="00863283" w:rsidP="00863283"/>
    <w:p w14:paraId="3A044D8D" w14:textId="77777777" w:rsidR="00863283" w:rsidRDefault="00863283" w:rsidP="00863283"/>
    <w:p w14:paraId="521FDDBC" w14:textId="77777777" w:rsidR="00863283" w:rsidRDefault="00863283" w:rsidP="00863283"/>
    <w:p w14:paraId="2B8A4D7D" w14:textId="4EAAF17E" w:rsidR="00863283" w:rsidRDefault="00863283" w:rsidP="00863283">
      <w:r>
        <w:t>3.10.2 Home Page</w:t>
      </w:r>
    </w:p>
    <w:p w14:paraId="73CB863B" w14:textId="77777777" w:rsidR="00863283" w:rsidRDefault="00863283" w:rsidP="00863283"/>
    <w:p w14:paraId="61E96CC2" w14:textId="77777777" w:rsidR="00863283" w:rsidRDefault="00863283" w:rsidP="00863283">
      <w:r>
        <w:rPr>
          <w:noProof/>
        </w:rPr>
        <w:lastRenderedPageBreak/>
        <w:drawing>
          <wp:inline distT="0" distB="0" distL="0" distR="0" wp14:anchorId="0FD29D30" wp14:editId="1DE4F077">
            <wp:extent cx="5943600" cy="3442970"/>
            <wp:effectExtent l="0" t="0" r="0" b="5080"/>
            <wp:docPr id="913220361"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20361" name="Picture 6" descr="A screenshot of a websit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42970"/>
                    </a:xfrm>
                    <a:prstGeom prst="rect">
                      <a:avLst/>
                    </a:prstGeom>
                    <a:noFill/>
                    <a:ln>
                      <a:noFill/>
                    </a:ln>
                  </pic:spPr>
                </pic:pic>
              </a:graphicData>
            </a:graphic>
          </wp:inline>
        </w:drawing>
      </w:r>
    </w:p>
    <w:p w14:paraId="52FE3AE6" w14:textId="77777777" w:rsidR="00863283" w:rsidRDefault="00863283" w:rsidP="00863283"/>
    <w:p w14:paraId="7E265D05" w14:textId="77777777" w:rsidR="00863283" w:rsidRDefault="00863283" w:rsidP="00863283"/>
    <w:p w14:paraId="20CB965C" w14:textId="77777777" w:rsidR="00863283" w:rsidRDefault="00863283" w:rsidP="00863283">
      <w:r>
        <w:rPr>
          <w:noProof/>
        </w:rPr>
        <w:drawing>
          <wp:inline distT="0" distB="0" distL="0" distR="0" wp14:anchorId="72E9B748" wp14:editId="0B292BE3">
            <wp:extent cx="5943600" cy="3360420"/>
            <wp:effectExtent l="0" t="0" r="0" b="0"/>
            <wp:docPr id="844590059" name="Picture 5" descr="A group of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90059" name="Picture 5" descr="A group of images of different colo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3D53FF8B" w14:textId="77777777" w:rsidR="00863283" w:rsidRDefault="00863283" w:rsidP="00863283"/>
    <w:p w14:paraId="5A7F5335" w14:textId="77777777" w:rsidR="00863283" w:rsidRDefault="00863283" w:rsidP="00863283"/>
    <w:p w14:paraId="61A7FEAE" w14:textId="77777777" w:rsidR="00863283" w:rsidRDefault="00863283" w:rsidP="00863283"/>
    <w:p w14:paraId="04E23EAB" w14:textId="77777777" w:rsidR="00863283" w:rsidRDefault="00863283" w:rsidP="00863283"/>
    <w:p w14:paraId="768AD759" w14:textId="77777777" w:rsidR="00863283" w:rsidRDefault="00863283" w:rsidP="00863283"/>
    <w:p w14:paraId="47745822" w14:textId="77777777" w:rsidR="00863283" w:rsidRDefault="00863283" w:rsidP="00863283"/>
    <w:p w14:paraId="5565F248" w14:textId="71105209" w:rsidR="00863283" w:rsidRDefault="00863283" w:rsidP="00863283">
      <w:r>
        <w:lastRenderedPageBreak/>
        <w:t>3.10.3 Housing Screen</w:t>
      </w:r>
    </w:p>
    <w:p w14:paraId="430C9D81" w14:textId="77777777" w:rsidR="00863283" w:rsidRDefault="00863283" w:rsidP="00863283"/>
    <w:p w14:paraId="56034689" w14:textId="77777777" w:rsidR="00863283" w:rsidRDefault="00863283" w:rsidP="00863283">
      <w:r w:rsidRPr="00BA3068">
        <w:rPr>
          <w:noProof/>
        </w:rPr>
        <w:drawing>
          <wp:inline distT="0" distB="0" distL="0" distR="0" wp14:anchorId="45855824" wp14:editId="27932B28">
            <wp:extent cx="4719918" cy="2723534"/>
            <wp:effectExtent l="0" t="0" r="5080" b="635"/>
            <wp:docPr id="215172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72913" name="Picture 1" descr="A screenshot of a computer&#10;&#10;Description automatically generated"/>
                    <pic:cNvPicPr/>
                  </pic:nvPicPr>
                  <pic:blipFill>
                    <a:blip r:embed="rId19"/>
                    <a:stretch>
                      <a:fillRect/>
                    </a:stretch>
                  </pic:blipFill>
                  <pic:spPr>
                    <a:xfrm>
                      <a:off x="0" y="0"/>
                      <a:ext cx="4722917" cy="2725265"/>
                    </a:xfrm>
                    <a:prstGeom prst="rect">
                      <a:avLst/>
                    </a:prstGeom>
                  </pic:spPr>
                </pic:pic>
              </a:graphicData>
            </a:graphic>
          </wp:inline>
        </w:drawing>
      </w:r>
    </w:p>
    <w:p w14:paraId="56B5EC74" w14:textId="77777777" w:rsidR="00863283" w:rsidRDefault="00863283" w:rsidP="00863283"/>
    <w:p w14:paraId="1C3D138E" w14:textId="77777777" w:rsidR="00863283" w:rsidRDefault="00863283" w:rsidP="00863283"/>
    <w:p w14:paraId="6E23FA43" w14:textId="77777777" w:rsidR="00863283" w:rsidRDefault="00863283" w:rsidP="00863283"/>
    <w:p w14:paraId="7544C7B6" w14:textId="77777777" w:rsidR="00863283" w:rsidRDefault="00863283" w:rsidP="00863283"/>
    <w:p w14:paraId="6AAE7631" w14:textId="0D595393" w:rsidR="00863283" w:rsidRDefault="00863283" w:rsidP="00863283">
      <w:r>
        <w:t>3.10.4 Ride Booking Screen</w:t>
      </w:r>
    </w:p>
    <w:p w14:paraId="41F9375A" w14:textId="77777777" w:rsidR="00863283" w:rsidRDefault="00863283" w:rsidP="00863283"/>
    <w:p w14:paraId="10CD53B6" w14:textId="77777777" w:rsidR="00863283" w:rsidRDefault="00863283" w:rsidP="00863283">
      <w:r w:rsidRPr="0011039A">
        <w:rPr>
          <w:noProof/>
        </w:rPr>
        <w:drawing>
          <wp:inline distT="0" distB="0" distL="0" distR="0" wp14:anchorId="53EB5B59" wp14:editId="071C398E">
            <wp:extent cx="4970929" cy="2626202"/>
            <wp:effectExtent l="0" t="0" r="1270" b="3175"/>
            <wp:docPr id="187607951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79515" name="Picture 1" descr="A screenshot of a web page&#10;&#10;Description automatically generated"/>
                    <pic:cNvPicPr/>
                  </pic:nvPicPr>
                  <pic:blipFill>
                    <a:blip r:embed="rId20"/>
                    <a:stretch>
                      <a:fillRect/>
                    </a:stretch>
                  </pic:blipFill>
                  <pic:spPr>
                    <a:xfrm>
                      <a:off x="0" y="0"/>
                      <a:ext cx="4985470" cy="2633884"/>
                    </a:xfrm>
                    <a:prstGeom prst="rect">
                      <a:avLst/>
                    </a:prstGeom>
                  </pic:spPr>
                </pic:pic>
              </a:graphicData>
            </a:graphic>
          </wp:inline>
        </w:drawing>
      </w:r>
    </w:p>
    <w:p w14:paraId="301122B1" w14:textId="77777777" w:rsidR="00863283" w:rsidRDefault="00863283" w:rsidP="00863283"/>
    <w:p w14:paraId="1C6CB546" w14:textId="77777777" w:rsidR="00863283" w:rsidRDefault="00863283" w:rsidP="00863283"/>
    <w:p w14:paraId="1172F129" w14:textId="77777777" w:rsidR="00863283" w:rsidRDefault="00863283" w:rsidP="00863283"/>
    <w:p w14:paraId="019A6440" w14:textId="77777777" w:rsidR="00863283" w:rsidRDefault="00863283" w:rsidP="00863283"/>
    <w:p w14:paraId="1B04A120" w14:textId="77777777" w:rsidR="00863283" w:rsidRDefault="00863283" w:rsidP="00863283"/>
    <w:p w14:paraId="1BA6131C" w14:textId="77777777" w:rsidR="00863283" w:rsidRDefault="00863283" w:rsidP="00863283"/>
    <w:p w14:paraId="4D37C6EA" w14:textId="797ADEC7" w:rsidR="00863283" w:rsidRDefault="00863283" w:rsidP="00863283">
      <w:r>
        <w:t>3.10.5 Events Screen</w:t>
      </w:r>
    </w:p>
    <w:p w14:paraId="6FD6E7DE" w14:textId="77777777" w:rsidR="00863283" w:rsidRDefault="00863283" w:rsidP="00863283">
      <w:r>
        <w:rPr>
          <w:noProof/>
        </w:rPr>
        <w:lastRenderedPageBreak/>
        <w:drawing>
          <wp:inline distT="0" distB="0" distL="0" distR="0" wp14:anchorId="60D8B65B" wp14:editId="74D89C9E">
            <wp:extent cx="4984972" cy="2788024"/>
            <wp:effectExtent l="0" t="0" r="6350" b="0"/>
            <wp:docPr id="88510280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2806" name="Picture 1" descr="A screenshot of a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0338" cy="2791025"/>
                    </a:xfrm>
                    <a:prstGeom prst="rect">
                      <a:avLst/>
                    </a:prstGeom>
                    <a:noFill/>
                    <a:ln>
                      <a:noFill/>
                    </a:ln>
                  </pic:spPr>
                </pic:pic>
              </a:graphicData>
            </a:graphic>
          </wp:inline>
        </w:drawing>
      </w:r>
    </w:p>
    <w:p w14:paraId="228A248A" w14:textId="77777777" w:rsidR="00863283" w:rsidRDefault="00863283" w:rsidP="00863283"/>
    <w:p w14:paraId="28A88366" w14:textId="0C35E8F6" w:rsidR="00863283" w:rsidRDefault="00863283" w:rsidP="00863283">
      <w:r>
        <w:t>3.10.6  Enrollment Assistance</w:t>
      </w:r>
    </w:p>
    <w:p w14:paraId="63C59B8C" w14:textId="77777777" w:rsidR="00863283" w:rsidRDefault="00863283" w:rsidP="00863283">
      <w:r>
        <w:rPr>
          <w:noProof/>
        </w:rPr>
        <w:drawing>
          <wp:inline distT="0" distB="0" distL="0" distR="0" wp14:anchorId="34FD5841" wp14:editId="762F7D04">
            <wp:extent cx="5943600" cy="3419475"/>
            <wp:effectExtent l="0" t="0" r="0" b="9525"/>
            <wp:docPr id="1812383542" name="Picture 181238354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8567" name="Picture 4" descr="A screenshot of a web pag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14:paraId="2EED2C3E" w14:textId="77777777" w:rsidR="00863283" w:rsidRDefault="00863283" w:rsidP="00863283"/>
    <w:p w14:paraId="5BC70CF4" w14:textId="77777777" w:rsidR="00863283" w:rsidRDefault="00863283" w:rsidP="00863283"/>
    <w:p w14:paraId="7E48E2F3" w14:textId="77777777" w:rsidR="00863283" w:rsidRDefault="00863283" w:rsidP="00863283"/>
    <w:p w14:paraId="4D377D36" w14:textId="77777777" w:rsidR="00863283" w:rsidRDefault="00863283" w:rsidP="00863283"/>
    <w:p w14:paraId="64CB610C" w14:textId="77777777" w:rsidR="00863283" w:rsidRDefault="00863283" w:rsidP="00863283"/>
    <w:p w14:paraId="695700CB" w14:textId="77777777" w:rsidR="00863283" w:rsidRDefault="00863283" w:rsidP="00863283"/>
    <w:p w14:paraId="49C65A1D" w14:textId="77777777" w:rsidR="00863283" w:rsidRDefault="00863283" w:rsidP="00863283"/>
    <w:p w14:paraId="597BF9BA" w14:textId="77777777" w:rsidR="00863283" w:rsidRDefault="00863283" w:rsidP="00863283"/>
    <w:p w14:paraId="042843B1" w14:textId="536B99A8" w:rsidR="00863283" w:rsidRPr="00F420A4" w:rsidRDefault="00863283" w:rsidP="00863283">
      <w:r>
        <w:t>3.10.7 Students Maps</w:t>
      </w:r>
    </w:p>
    <w:p w14:paraId="17B99F17" w14:textId="77777777" w:rsidR="00863283" w:rsidRPr="00F420A4" w:rsidRDefault="00863283" w:rsidP="00863283">
      <w:r>
        <w:rPr>
          <w:noProof/>
        </w:rPr>
        <w:lastRenderedPageBreak/>
        <w:drawing>
          <wp:inline distT="0" distB="0" distL="0" distR="0" wp14:anchorId="16DC06A1" wp14:editId="6D3AFC42">
            <wp:extent cx="5943600" cy="3216910"/>
            <wp:effectExtent l="0" t="0" r="0" b="2540"/>
            <wp:docPr id="17438332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33229" name="Picture 3"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p>
    <w:p w14:paraId="4718FB43" w14:textId="77777777" w:rsidR="00863283" w:rsidRPr="00F420A4" w:rsidRDefault="00863283" w:rsidP="00863283"/>
    <w:p w14:paraId="246C253D" w14:textId="33134E88" w:rsidR="00863283" w:rsidRPr="00F420A4" w:rsidRDefault="00863283" w:rsidP="00863283">
      <w:r>
        <w:t>3.10.8 Student Marketplace</w:t>
      </w:r>
    </w:p>
    <w:p w14:paraId="63DD5E37" w14:textId="77777777" w:rsidR="00863283" w:rsidRPr="00F420A4" w:rsidRDefault="00863283" w:rsidP="00863283">
      <w:r>
        <w:rPr>
          <w:noProof/>
        </w:rPr>
        <w:drawing>
          <wp:inline distT="0" distB="0" distL="0" distR="0" wp14:anchorId="4E7496FC" wp14:editId="1D29F223">
            <wp:extent cx="5943600" cy="3239135"/>
            <wp:effectExtent l="0" t="0" r="0" b="0"/>
            <wp:docPr id="21142346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34629" name="Picture 2"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p>
    <w:p w14:paraId="3E7441A4" w14:textId="77777777" w:rsidR="00863283" w:rsidRDefault="00863283" w:rsidP="00863283"/>
    <w:p w14:paraId="457EA793" w14:textId="77777777" w:rsidR="00CD548B" w:rsidRDefault="00CD548B" w:rsidP="00863283"/>
    <w:p w14:paraId="32A27D2E" w14:textId="77777777" w:rsidR="00CD548B" w:rsidRDefault="00CD548B" w:rsidP="00CD548B">
      <w:pPr>
        <w:pBdr>
          <w:top w:val="nil"/>
          <w:left w:val="nil"/>
          <w:bottom w:val="nil"/>
          <w:right w:val="nil"/>
          <w:between w:val="nil"/>
          <w:bar w:val="nil"/>
        </w:pBdr>
        <w:spacing w:after="160" w:line="259" w:lineRule="auto"/>
      </w:pPr>
    </w:p>
    <w:p w14:paraId="5A1D00DE" w14:textId="77777777" w:rsidR="00CD548B" w:rsidRDefault="00CD548B" w:rsidP="00CD548B">
      <w:pPr>
        <w:pBdr>
          <w:top w:val="nil"/>
          <w:left w:val="nil"/>
          <w:bottom w:val="nil"/>
          <w:right w:val="nil"/>
          <w:between w:val="nil"/>
          <w:bar w:val="nil"/>
        </w:pBdr>
        <w:spacing w:after="160" w:line="259" w:lineRule="auto"/>
      </w:pPr>
    </w:p>
    <w:p w14:paraId="7FBCF4B0" w14:textId="77777777" w:rsidR="00CD548B" w:rsidRDefault="00CD548B" w:rsidP="00CD548B">
      <w:pPr>
        <w:pBdr>
          <w:top w:val="nil"/>
          <w:left w:val="nil"/>
          <w:bottom w:val="nil"/>
          <w:right w:val="nil"/>
          <w:between w:val="nil"/>
          <w:bar w:val="nil"/>
        </w:pBdr>
        <w:spacing w:after="160" w:line="259" w:lineRule="auto"/>
      </w:pPr>
    </w:p>
    <w:p w14:paraId="26A71BB2" w14:textId="77777777" w:rsidR="00CD548B" w:rsidRDefault="00CD548B" w:rsidP="00CD548B">
      <w:pPr>
        <w:pBdr>
          <w:top w:val="nil"/>
          <w:left w:val="nil"/>
          <w:bottom w:val="nil"/>
          <w:right w:val="nil"/>
          <w:between w:val="nil"/>
          <w:bar w:val="nil"/>
        </w:pBdr>
        <w:spacing w:after="160" w:line="259" w:lineRule="auto"/>
      </w:pPr>
    </w:p>
    <w:p w14:paraId="2E1C65BE" w14:textId="77777777" w:rsidR="00CD548B" w:rsidRDefault="00CD548B" w:rsidP="00CD548B">
      <w:pPr>
        <w:pBdr>
          <w:top w:val="nil"/>
          <w:left w:val="nil"/>
          <w:bottom w:val="nil"/>
          <w:right w:val="nil"/>
          <w:between w:val="nil"/>
          <w:bar w:val="nil"/>
        </w:pBdr>
        <w:spacing w:after="160" w:line="259" w:lineRule="auto"/>
      </w:pPr>
    </w:p>
    <w:p w14:paraId="2ACDD304" w14:textId="73DE3176" w:rsidR="00CD548B" w:rsidRPr="00CD548B" w:rsidRDefault="00CD548B" w:rsidP="00CD548B">
      <w:pPr>
        <w:pBdr>
          <w:top w:val="nil"/>
          <w:left w:val="nil"/>
          <w:bottom w:val="nil"/>
          <w:right w:val="nil"/>
          <w:between w:val="nil"/>
          <w:bar w:val="nil"/>
        </w:pBdr>
        <w:spacing w:after="160" w:line="259" w:lineRule="auto"/>
        <w:rPr>
          <w:rFonts w:ascii="Times New Roman" w:eastAsia="Times New Roman" w:hAnsi="Times New Roman"/>
          <w:b/>
          <w:bCs/>
        </w:rPr>
      </w:pPr>
      <w:r w:rsidRPr="00CD548B">
        <w:rPr>
          <w:rFonts w:ascii="Times New Roman" w:eastAsia="Times New Roman" w:hAnsi="Times New Roman"/>
          <w:b/>
          <w:bCs/>
        </w:rPr>
        <w:t>4.Design</w:t>
      </w:r>
    </w:p>
    <w:p w14:paraId="7128003C" w14:textId="269DDFF4" w:rsidR="00DA218D" w:rsidRDefault="00CD548B" w:rsidP="00CD548B">
      <w:pPr>
        <w:spacing w:after="160" w:line="259" w:lineRule="auto"/>
        <w:ind w:left="540"/>
        <w:rPr>
          <w:rFonts w:ascii="Times New Roman" w:eastAsia="Times New Roman" w:hAnsi="Times New Roman"/>
          <w:b/>
          <w:bCs/>
        </w:rPr>
      </w:pPr>
      <w:r w:rsidRPr="00CD548B">
        <w:rPr>
          <w:rFonts w:ascii="Times New Roman" w:eastAsia="Times New Roman" w:hAnsi="Times New Roman"/>
          <w:b/>
          <w:bCs/>
        </w:rPr>
        <w:t>4.1. ER diagram</w:t>
      </w:r>
    </w:p>
    <w:p w14:paraId="21025AE2" w14:textId="0DF0FD09" w:rsidR="00CD548B" w:rsidRPr="00CD548B" w:rsidRDefault="00DA218D" w:rsidP="00CD548B">
      <w:pPr>
        <w:spacing w:after="160" w:line="259" w:lineRule="auto"/>
        <w:ind w:left="540"/>
        <w:rPr>
          <w:rFonts w:ascii="Times New Roman" w:eastAsia="Times New Roman" w:hAnsi="Times New Roman"/>
          <w:b/>
          <w:bCs/>
        </w:rPr>
      </w:pPr>
      <w:r>
        <w:rPr>
          <w:noProof/>
        </w:rPr>
        <w:drawing>
          <wp:inline distT="0" distB="0" distL="0" distR="0" wp14:anchorId="7ADC97B7" wp14:editId="0D2FD066">
            <wp:extent cx="5943600" cy="4996180"/>
            <wp:effectExtent l="0" t="0" r="0" b="0"/>
            <wp:docPr id="68199624"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9624" name="Picture 1" descr="A diagram of a program&#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996180"/>
                    </a:xfrm>
                    <a:prstGeom prst="rect">
                      <a:avLst/>
                    </a:prstGeom>
                    <a:noFill/>
                    <a:ln>
                      <a:noFill/>
                    </a:ln>
                  </pic:spPr>
                </pic:pic>
              </a:graphicData>
            </a:graphic>
          </wp:inline>
        </w:drawing>
      </w:r>
    </w:p>
    <w:p w14:paraId="346BE8C6" w14:textId="77777777" w:rsidR="00CD548B" w:rsidRDefault="00CD548B" w:rsidP="00863283"/>
    <w:p w14:paraId="3A7A514E" w14:textId="77777777" w:rsidR="00CD548B" w:rsidRDefault="00CD548B" w:rsidP="00863283"/>
    <w:p w14:paraId="41E2060A" w14:textId="1123815C" w:rsidR="00623F55" w:rsidRDefault="0021785E" w:rsidP="00863283">
      <w:pPr>
        <w:rPr>
          <w:b/>
          <w:bCs/>
          <w:i/>
          <w:iCs/>
          <w:u w:val="single"/>
        </w:rPr>
      </w:pPr>
      <w:r w:rsidRPr="0021785E">
        <w:rPr>
          <w:b/>
          <w:bCs/>
          <w:i/>
          <w:iCs/>
          <w:u w:val="single"/>
        </w:rPr>
        <w:t>ENTITIES:</w:t>
      </w:r>
    </w:p>
    <w:p w14:paraId="4D2B3487" w14:textId="77777777" w:rsidR="0021785E" w:rsidRPr="0021785E" w:rsidRDefault="0021785E" w:rsidP="00863283">
      <w:pPr>
        <w:rPr>
          <w:b/>
          <w:bCs/>
          <w:i/>
          <w:iCs/>
          <w:u w:val="single"/>
        </w:rPr>
      </w:pPr>
    </w:p>
    <w:p w14:paraId="07949D18" w14:textId="75FA3E5A" w:rsidR="00623F55" w:rsidRPr="00623F55" w:rsidRDefault="00623F55" w:rsidP="00623F55">
      <w:pPr>
        <w:rPr>
          <w:b/>
          <w:bCs/>
        </w:rPr>
      </w:pPr>
      <w:r>
        <w:rPr>
          <w:b/>
          <w:bCs/>
        </w:rPr>
        <w:t xml:space="preserve">Student: </w:t>
      </w:r>
      <w:r w:rsidRPr="00623F55">
        <w:t>Has attributes</w:t>
      </w:r>
      <w:r>
        <w:rPr>
          <w:b/>
          <w:bCs/>
        </w:rPr>
        <w:t xml:space="preserve"> </w:t>
      </w:r>
      <w:proofErr w:type="spellStart"/>
      <w:r w:rsidRPr="00623F55">
        <w:t>StudentID</w:t>
      </w:r>
      <w:proofErr w:type="spellEnd"/>
      <w:r w:rsidRPr="00623F55">
        <w:t xml:space="preserve"> (Primary Key), Email, First Name, Last Name, Gender, Date Of Birth.</w:t>
      </w:r>
    </w:p>
    <w:p w14:paraId="58C53A64" w14:textId="31713CB2" w:rsidR="00623F55" w:rsidRDefault="00623F55" w:rsidP="00623F55">
      <w:r w:rsidRPr="00623F55">
        <w:rPr>
          <w:b/>
          <w:bCs/>
        </w:rPr>
        <w:t>Accommodation</w:t>
      </w:r>
      <w:r>
        <w:rPr>
          <w:b/>
          <w:bCs/>
        </w:rPr>
        <w:t xml:space="preserve">: </w:t>
      </w:r>
      <w:r w:rsidRPr="00623F55">
        <w:t>Has attributes</w:t>
      </w:r>
      <w:r>
        <w:rPr>
          <w:b/>
          <w:bCs/>
        </w:rPr>
        <w:t xml:space="preserve"> </w:t>
      </w:r>
      <w:proofErr w:type="spellStart"/>
      <w:r w:rsidRPr="00623F55">
        <w:t>AccommodationID</w:t>
      </w:r>
      <w:proofErr w:type="spellEnd"/>
      <w:r w:rsidRPr="00623F55">
        <w:t xml:space="preserve"> (Primary Key), Location, Price, </w:t>
      </w:r>
      <w:proofErr w:type="spellStart"/>
      <w:r w:rsidRPr="00623F55">
        <w:t>Description</w:t>
      </w:r>
      <w:r w:rsidR="00D61FF9">
        <w:t>,Beds</w:t>
      </w:r>
      <w:proofErr w:type="spellEnd"/>
      <w:r w:rsidR="00D61FF9">
        <w:t xml:space="preserve">, </w:t>
      </w:r>
      <w:proofErr w:type="spellStart"/>
      <w:r w:rsidR="00D61FF9">
        <w:t>MoveInDate</w:t>
      </w:r>
      <w:proofErr w:type="spellEnd"/>
      <w:r w:rsidR="00D61FF9">
        <w:t>, Address</w:t>
      </w:r>
      <w:r w:rsidR="00E83BE8">
        <w:t>,</w:t>
      </w:r>
      <w:r w:rsidR="00D61FF9">
        <w:t xml:space="preserve"> </w:t>
      </w:r>
      <w:proofErr w:type="spellStart"/>
      <w:r w:rsidR="00D61FF9">
        <w:t>Student</w:t>
      </w:r>
      <w:r w:rsidR="00E83BE8">
        <w:t>ID</w:t>
      </w:r>
      <w:proofErr w:type="spellEnd"/>
      <w:r w:rsidRPr="00623F55">
        <w:t xml:space="preserve"> (Foreign Key)</w:t>
      </w:r>
      <w:r>
        <w:t>.</w:t>
      </w:r>
    </w:p>
    <w:p w14:paraId="45F1145C" w14:textId="31B3D5BA" w:rsidR="00623F55" w:rsidRPr="00623F55" w:rsidRDefault="00623F55" w:rsidP="00623F55">
      <w:r w:rsidRPr="00623F55">
        <w:rPr>
          <w:b/>
          <w:bCs/>
        </w:rPr>
        <w:t>Resource Listing</w:t>
      </w:r>
      <w:r>
        <w:rPr>
          <w:b/>
          <w:bCs/>
        </w:rPr>
        <w:t xml:space="preserve"> : </w:t>
      </w:r>
      <w:r w:rsidRPr="00623F55">
        <w:t>Has attributes</w:t>
      </w:r>
      <w:r>
        <w:rPr>
          <w:b/>
          <w:bCs/>
        </w:rPr>
        <w:t xml:space="preserve"> </w:t>
      </w:r>
      <w:proofErr w:type="spellStart"/>
      <w:r w:rsidRPr="00623F55">
        <w:t>ListingID</w:t>
      </w:r>
      <w:proofErr w:type="spellEnd"/>
      <w:r w:rsidRPr="00623F55">
        <w:t xml:space="preserve"> (Primary Key), Type (Textbook, Study Material, Furniture), Description,</w:t>
      </w:r>
      <w:r w:rsidR="00E83BE8">
        <w:t xml:space="preserve"> Address, Price,</w:t>
      </w:r>
      <w:r w:rsidRPr="00623F55">
        <w:t xml:space="preserve"> </w:t>
      </w:r>
      <w:proofErr w:type="spellStart"/>
      <w:r w:rsidR="00E83BE8">
        <w:t>StudentID</w:t>
      </w:r>
      <w:proofErr w:type="spellEnd"/>
      <w:r w:rsidR="00E83BE8" w:rsidRPr="00623F55">
        <w:t xml:space="preserve"> </w:t>
      </w:r>
      <w:r w:rsidRPr="00623F55">
        <w:t>(Foreign Key)</w:t>
      </w:r>
      <w:r>
        <w:t>.</w:t>
      </w:r>
    </w:p>
    <w:p w14:paraId="3B1111DC" w14:textId="43857255" w:rsidR="00623F55" w:rsidRPr="00623F55" w:rsidRDefault="00623F55" w:rsidP="00623F55">
      <w:pPr>
        <w:rPr>
          <w:b/>
          <w:bCs/>
        </w:rPr>
      </w:pPr>
      <w:r w:rsidRPr="00623F55">
        <w:rPr>
          <w:b/>
          <w:bCs/>
        </w:rPr>
        <w:t xml:space="preserve">Ride </w:t>
      </w:r>
      <w:r>
        <w:rPr>
          <w:b/>
          <w:bCs/>
        </w:rPr>
        <w:t xml:space="preserve">: </w:t>
      </w:r>
      <w:r w:rsidRPr="00623F55">
        <w:t>Has attributes</w:t>
      </w:r>
      <w:r>
        <w:rPr>
          <w:b/>
          <w:bCs/>
        </w:rPr>
        <w:t xml:space="preserve"> </w:t>
      </w:r>
      <w:proofErr w:type="spellStart"/>
      <w:r w:rsidRPr="00623F55">
        <w:t>RideID</w:t>
      </w:r>
      <w:proofErr w:type="spellEnd"/>
      <w:r w:rsidRPr="00623F55">
        <w:t xml:space="preserve"> (Primary Key), Type (Airport, Shopping), </w:t>
      </w:r>
      <w:proofErr w:type="spellStart"/>
      <w:r w:rsidRPr="00623F55">
        <w:t>DepartureLocation</w:t>
      </w:r>
      <w:proofErr w:type="spellEnd"/>
      <w:r w:rsidRPr="00623F55">
        <w:t xml:space="preserve">, Destination, Date, Time, </w:t>
      </w:r>
      <w:r w:rsidR="00E83BE8">
        <w:t>Price.</w:t>
      </w:r>
    </w:p>
    <w:p w14:paraId="6ECB8766" w14:textId="34820EF7" w:rsidR="00623F55" w:rsidRPr="00623F55" w:rsidRDefault="00623F55" w:rsidP="00623F55">
      <w:pPr>
        <w:rPr>
          <w:b/>
          <w:bCs/>
        </w:rPr>
      </w:pPr>
      <w:r w:rsidRPr="00623F55">
        <w:rPr>
          <w:b/>
          <w:bCs/>
        </w:rPr>
        <w:lastRenderedPageBreak/>
        <w:t>Event</w:t>
      </w:r>
      <w:r>
        <w:rPr>
          <w:b/>
          <w:bCs/>
        </w:rPr>
        <w:t xml:space="preserve">: </w:t>
      </w:r>
      <w:r w:rsidRPr="00623F55">
        <w:t xml:space="preserve">Has attributes </w:t>
      </w:r>
      <w:proofErr w:type="spellStart"/>
      <w:r w:rsidRPr="00623F55">
        <w:t>EventID</w:t>
      </w:r>
      <w:proofErr w:type="spellEnd"/>
      <w:r w:rsidRPr="00623F55">
        <w:t xml:space="preserve"> (Primary Key), Name, Date, Location, Description, </w:t>
      </w:r>
      <w:proofErr w:type="spellStart"/>
      <w:r w:rsidR="00E83BE8">
        <w:t>Time,NoOfSeats</w:t>
      </w:r>
      <w:proofErr w:type="spellEnd"/>
      <w:r w:rsidR="00E83BE8">
        <w:t>.</w:t>
      </w:r>
    </w:p>
    <w:p w14:paraId="20AE1985" w14:textId="549048F5" w:rsidR="00623F55" w:rsidRDefault="00623F55" w:rsidP="00623F55">
      <w:r w:rsidRPr="00623F55">
        <w:rPr>
          <w:b/>
          <w:bCs/>
        </w:rPr>
        <w:t>Certification</w:t>
      </w:r>
      <w:r>
        <w:rPr>
          <w:b/>
          <w:bCs/>
        </w:rPr>
        <w:t xml:space="preserve">: </w:t>
      </w:r>
      <w:r w:rsidRPr="00623F55">
        <w:t>Has attributes</w:t>
      </w:r>
      <w:r w:rsidRPr="00623F55">
        <w:rPr>
          <w:b/>
          <w:bCs/>
        </w:rPr>
        <w:t xml:space="preserve"> </w:t>
      </w:r>
      <w:proofErr w:type="spellStart"/>
      <w:r w:rsidRPr="00623F55">
        <w:t>CertificationID</w:t>
      </w:r>
      <w:proofErr w:type="spellEnd"/>
      <w:r w:rsidRPr="00623F55">
        <w:t xml:space="preserve"> (Primary Key), Name, Description, </w:t>
      </w:r>
      <w:proofErr w:type="spellStart"/>
      <w:r w:rsidR="00E83BE8">
        <w:t>Student</w:t>
      </w:r>
      <w:r w:rsidRPr="00623F55">
        <w:t>ID</w:t>
      </w:r>
      <w:proofErr w:type="spellEnd"/>
      <w:r w:rsidRPr="00623F55">
        <w:t xml:space="preserve"> (Foreign Key)</w:t>
      </w:r>
      <w:r w:rsidR="00E83BE8">
        <w:t>.</w:t>
      </w:r>
    </w:p>
    <w:p w14:paraId="27162C4D" w14:textId="77777777" w:rsidR="0021785E" w:rsidRDefault="0021785E" w:rsidP="00E83BE8"/>
    <w:p w14:paraId="732BB0EA" w14:textId="2AC3B171" w:rsidR="0021785E" w:rsidRPr="0021785E" w:rsidRDefault="0021785E" w:rsidP="00E83BE8">
      <w:pPr>
        <w:rPr>
          <w:b/>
          <w:bCs/>
          <w:i/>
          <w:iCs/>
          <w:u w:val="single"/>
        </w:rPr>
      </w:pPr>
      <w:r w:rsidRPr="0021785E">
        <w:rPr>
          <w:b/>
          <w:bCs/>
          <w:i/>
          <w:iCs/>
          <w:u w:val="single"/>
        </w:rPr>
        <w:t>ASSOCIATIVE ENTITIES:</w:t>
      </w:r>
    </w:p>
    <w:p w14:paraId="5F73C335" w14:textId="77777777" w:rsidR="0021785E" w:rsidRDefault="0021785E" w:rsidP="00E83BE8"/>
    <w:p w14:paraId="798AE160" w14:textId="4E65BE01" w:rsidR="0021785E" w:rsidRPr="0021785E" w:rsidRDefault="0021785E" w:rsidP="0021785E">
      <w:pPr>
        <w:rPr>
          <w:b/>
          <w:bCs/>
        </w:rPr>
      </w:pPr>
      <w:r w:rsidRPr="0021785E">
        <w:rPr>
          <w:b/>
          <w:bCs/>
        </w:rPr>
        <w:t>User-Ride Relationship</w:t>
      </w:r>
      <w:r>
        <w:rPr>
          <w:b/>
          <w:bCs/>
        </w:rPr>
        <w:t xml:space="preserve">: </w:t>
      </w:r>
      <w:r w:rsidRPr="0021785E">
        <w:t xml:space="preserve">Attributes: </w:t>
      </w:r>
      <w:proofErr w:type="spellStart"/>
      <w:r w:rsidRPr="0021785E">
        <w:t>UserRideID</w:t>
      </w:r>
      <w:proofErr w:type="spellEnd"/>
      <w:r w:rsidRPr="0021785E">
        <w:t xml:space="preserve"> (Primary Key), </w:t>
      </w:r>
      <w:proofErr w:type="spellStart"/>
      <w:r w:rsidRPr="0021785E">
        <w:t>UserID</w:t>
      </w:r>
      <w:proofErr w:type="spellEnd"/>
      <w:r w:rsidRPr="0021785E">
        <w:t xml:space="preserve"> (Foreign Key), </w:t>
      </w:r>
      <w:proofErr w:type="spellStart"/>
      <w:r w:rsidRPr="0021785E">
        <w:t>RideID</w:t>
      </w:r>
      <w:proofErr w:type="spellEnd"/>
      <w:r w:rsidRPr="0021785E">
        <w:t xml:space="preserve"> (Foreign Key), Role (Driver or Rider</w:t>
      </w:r>
      <w:r>
        <w:t>)</w:t>
      </w:r>
    </w:p>
    <w:p w14:paraId="1CCCEA1E" w14:textId="77777777" w:rsidR="0021785E" w:rsidRDefault="0021785E" w:rsidP="0021785E">
      <w:pPr>
        <w:rPr>
          <w:b/>
          <w:bCs/>
        </w:rPr>
      </w:pPr>
    </w:p>
    <w:p w14:paraId="6E13FEF5" w14:textId="4D26D50D" w:rsidR="0021785E" w:rsidRPr="0021785E" w:rsidRDefault="0021785E" w:rsidP="0021785E">
      <w:pPr>
        <w:rPr>
          <w:b/>
          <w:bCs/>
        </w:rPr>
      </w:pPr>
      <w:r w:rsidRPr="0021785E">
        <w:rPr>
          <w:b/>
          <w:bCs/>
        </w:rPr>
        <w:t>User-Event Relationship</w:t>
      </w:r>
      <w:r>
        <w:rPr>
          <w:b/>
          <w:bCs/>
        </w:rPr>
        <w:t xml:space="preserve">: </w:t>
      </w:r>
      <w:r w:rsidRPr="0021785E">
        <w:t xml:space="preserve">Attributes: </w:t>
      </w:r>
      <w:proofErr w:type="spellStart"/>
      <w:r w:rsidRPr="0021785E">
        <w:t>UserEventID</w:t>
      </w:r>
      <w:proofErr w:type="spellEnd"/>
      <w:r w:rsidRPr="0021785E">
        <w:t xml:space="preserve"> (Primary Key), </w:t>
      </w:r>
      <w:proofErr w:type="spellStart"/>
      <w:r w:rsidRPr="0021785E">
        <w:t>UserID</w:t>
      </w:r>
      <w:proofErr w:type="spellEnd"/>
      <w:r w:rsidRPr="0021785E">
        <w:t xml:space="preserve"> (Foreign Key), </w:t>
      </w:r>
      <w:proofErr w:type="spellStart"/>
      <w:r w:rsidRPr="0021785E">
        <w:t>EventID</w:t>
      </w:r>
      <w:proofErr w:type="spellEnd"/>
      <w:r w:rsidRPr="0021785E">
        <w:t xml:space="preserve"> (Foreign Key</w:t>
      </w:r>
    </w:p>
    <w:p w14:paraId="3F757DD4" w14:textId="77777777" w:rsidR="00CD548B" w:rsidRPr="00E83BE8" w:rsidRDefault="00CD548B" w:rsidP="00863283"/>
    <w:p w14:paraId="0D070C5E" w14:textId="77777777" w:rsidR="00863283" w:rsidRPr="00F420A4" w:rsidRDefault="00863283" w:rsidP="00863283"/>
    <w:p w14:paraId="6272392E" w14:textId="77777777" w:rsidR="00863283" w:rsidRPr="00F420A4" w:rsidRDefault="00863283" w:rsidP="00863283"/>
    <w:p w14:paraId="53087B0B" w14:textId="77777777" w:rsidR="00863283" w:rsidRPr="00F420A4" w:rsidRDefault="00863283" w:rsidP="00863283"/>
    <w:p w14:paraId="0DE4B5B7" w14:textId="77777777" w:rsidR="00605EDD" w:rsidRPr="00605EDD" w:rsidRDefault="00605EDD" w:rsidP="00605EDD">
      <w:pPr>
        <w:pStyle w:val="Heading2"/>
      </w:pPr>
    </w:p>
    <w:sectPr w:rsidR="00605EDD" w:rsidRPr="00605ED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591AC" w14:textId="77777777" w:rsidR="00D4314D" w:rsidRDefault="00D4314D">
      <w:r>
        <w:separator/>
      </w:r>
    </w:p>
  </w:endnote>
  <w:endnote w:type="continuationSeparator" w:id="0">
    <w:p w14:paraId="38591FFB" w14:textId="77777777" w:rsidR="00D4314D" w:rsidRDefault="00D4314D">
      <w:r>
        <w:continuationSeparator/>
      </w:r>
    </w:p>
  </w:endnote>
  <w:endnote w:type="continuationNotice" w:id="1">
    <w:p w14:paraId="258D2DF2" w14:textId="77777777" w:rsidR="00D4314D" w:rsidRDefault="00D431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CE108" w14:textId="77777777" w:rsidR="00C11FBD" w:rsidRDefault="00C11FBD">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975F3" w14:textId="77777777" w:rsidR="00C11FBD" w:rsidRDefault="00C11F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2D9B6" w14:textId="77777777" w:rsidR="00582373" w:rsidRDefault="00582373">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986AE3">
      <w:rPr>
        <w:rStyle w:val="PageNumber"/>
        <w:noProof/>
      </w:rPr>
      <w:t>iv</w:t>
    </w:r>
    <w:r>
      <w:rPr>
        <w:rStyle w:val="PageNumber"/>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3EA74" w14:textId="77777777" w:rsidR="00D4314D" w:rsidRDefault="00D4314D">
      <w:r>
        <w:separator/>
      </w:r>
    </w:p>
  </w:footnote>
  <w:footnote w:type="continuationSeparator" w:id="0">
    <w:p w14:paraId="57BDC026" w14:textId="77777777" w:rsidR="00D4314D" w:rsidRDefault="00D4314D">
      <w:r>
        <w:continuationSeparator/>
      </w:r>
    </w:p>
  </w:footnote>
  <w:footnote w:type="continuationNotice" w:id="1">
    <w:p w14:paraId="6C766827" w14:textId="77777777" w:rsidR="00D4314D" w:rsidRDefault="00D431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05355" w14:textId="77777777" w:rsidR="00C11FBD" w:rsidRDefault="00C11FBD">
    <w:pPr>
      <w:pStyle w:val="Header"/>
      <w:tabs>
        <w:tab w:val="clear" w:pos="4320"/>
        <w:tab w:val="clear" w:pos="8640"/>
        <w:tab w:val="center" w:pos="4680"/>
        <w:tab w:val="right" w:pos="9360"/>
      </w:tabs>
    </w:pPr>
    <w:r>
      <w:tab/>
    </w:r>
    <w:r>
      <w:tab/>
      <w:t>&lt;Project Name&gt;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5967" w14:textId="77777777" w:rsidR="00582373" w:rsidRDefault="00582373">
    <w:pPr>
      <w:pStyle w:val="Header"/>
      <w:tabs>
        <w:tab w:val="clear" w:pos="4320"/>
        <w:tab w:val="clear" w:pos="8640"/>
        <w:tab w:val="center" w:pos="4680"/>
        <w:tab w:val="right" w:pos="9360"/>
      </w:tabs>
    </w:pPr>
    <w:r>
      <w:tab/>
    </w:r>
    <w:r>
      <w:tab/>
      <w:t>&lt;Project 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CB42"/>
    <w:multiLevelType w:val="hybridMultilevel"/>
    <w:tmpl w:val="FFFFFFFF"/>
    <w:lvl w:ilvl="0" w:tplc="26BC755E">
      <w:start w:val="1"/>
      <w:numFmt w:val="bullet"/>
      <w:lvlText w:val=""/>
      <w:lvlJc w:val="left"/>
      <w:pPr>
        <w:ind w:left="720" w:hanging="360"/>
      </w:pPr>
      <w:rPr>
        <w:rFonts w:ascii="Symbol" w:hAnsi="Symbol" w:hint="default"/>
      </w:rPr>
    </w:lvl>
    <w:lvl w:ilvl="1" w:tplc="05505208">
      <w:start w:val="1"/>
      <w:numFmt w:val="bullet"/>
      <w:lvlText w:val="o"/>
      <w:lvlJc w:val="left"/>
      <w:pPr>
        <w:ind w:left="1440" w:hanging="360"/>
      </w:pPr>
      <w:rPr>
        <w:rFonts w:ascii="Courier New" w:hAnsi="Courier New" w:hint="default"/>
      </w:rPr>
    </w:lvl>
    <w:lvl w:ilvl="2" w:tplc="58E26D48">
      <w:start w:val="1"/>
      <w:numFmt w:val="bullet"/>
      <w:lvlText w:val=""/>
      <w:lvlJc w:val="left"/>
      <w:pPr>
        <w:ind w:left="2160" w:hanging="360"/>
      </w:pPr>
      <w:rPr>
        <w:rFonts w:ascii="Wingdings" w:hAnsi="Wingdings" w:hint="default"/>
      </w:rPr>
    </w:lvl>
    <w:lvl w:ilvl="3" w:tplc="E7649172">
      <w:start w:val="1"/>
      <w:numFmt w:val="bullet"/>
      <w:lvlText w:val=""/>
      <w:lvlJc w:val="left"/>
      <w:pPr>
        <w:ind w:left="2880" w:hanging="360"/>
      </w:pPr>
      <w:rPr>
        <w:rFonts w:ascii="Symbol" w:hAnsi="Symbol" w:hint="default"/>
      </w:rPr>
    </w:lvl>
    <w:lvl w:ilvl="4" w:tplc="5E12557A">
      <w:start w:val="1"/>
      <w:numFmt w:val="bullet"/>
      <w:lvlText w:val="o"/>
      <w:lvlJc w:val="left"/>
      <w:pPr>
        <w:ind w:left="3600" w:hanging="360"/>
      </w:pPr>
      <w:rPr>
        <w:rFonts w:ascii="Courier New" w:hAnsi="Courier New" w:hint="default"/>
      </w:rPr>
    </w:lvl>
    <w:lvl w:ilvl="5" w:tplc="C3A04B0E">
      <w:start w:val="1"/>
      <w:numFmt w:val="bullet"/>
      <w:lvlText w:val=""/>
      <w:lvlJc w:val="left"/>
      <w:pPr>
        <w:ind w:left="4320" w:hanging="360"/>
      </w:pPr>
      <w:rPr>
        <w:rFonts w:ascii="Wingdings" w:hAnsi="Wingdings" w:hint="default"/>
      </w:rPr>
    </w:lvl>
    <w:lvl w:ilvl="6" w:tplc="C5804DFE">
      <w:start w:val="1"/>
      <w:numFmt w:val="bullet"/>
      <w:lvlText w:val=""/>
      <w:lvlJc w:val="left"/>
      <w:pPr>
        <w:ind w:left="5040" w:hanging="360"/>
      </w:pPr>
      <w:rPr>
        <w:rFonts w:ascii="Symbol" w:hAnsi="Symbol" w:hint="default"/>
      </w:rPr>
    </w:lvl>
    <w:lvl w:ilvl="7" w:tplc="6BAE8E5A">
      <w:start w:val="1"/>
      <w:numFmt w:val="bullet"/>
      <w:lvlText w:val="o"/>
      <w:lvlJc w:val="left"/>
      <w:pPr>
        <w:ind w:left="5760" w:hanging="360"/>
      </w:pPr>
      <w:rPr>
        <w:rFonts w:ascii="Courier New" w:hAnsi="Courier New" w:hint="default"/>
      </w:rPr>
    </w:lvl>
    <w:lvl w:ilvl="8" w:tplc="91840186">
      <w:start w:val="1"/>
      <w:numFmt w:val="bullet"/>
      <w:lvlText w:val=""/>
      <w:lvlJc w:val="left"/>
      <w:pPr>
        <w:ind w:left="6480" w:hanging="360"/>
      </w:pPr>
      <w:rPr>
        <w:rFonts w:ascii="Wingdings" w:hAnsi="Wingdings" w:hint="default"/>
      </w:rPr>
    </w:lvl>
  </w:abstractNum>
  <w:abstractNum w:abstractNumId="1" w15:restartNumberingAfterBreak="0">
    <w:nsid w:val="048E9779"/>
    <w:multiLevelType w:val="hybridMultilevel"/>
    <w:tmpl w:val="36304498"/>
    <w:lvl w:ilvl="0" w:tplc="09D82562">
      <w:start w:val="1"/>
      <w:numFmt w:val="bullet"/>
      <w:lvlText w:val="·"/>
      <w:lvlJc w:val="left"/>
      <w:pPr>
        <w:ind w:left="720" w:hanging="360"/>
      </w:pPr>
      <w:rPr>
        <w:rFonts w:ascii="Symbol" w:hAnsi="Symbol" w:hint="default"/>
      </w:rPr>
    </w:lvl>
    <w:lvl w:ilvl="1" w:tplc="88E8B2EC">
      <w:start w:val="1"/>
      <w:numFmt w:val="bullet"/>
      <w:lvlText w:val="o"/>
      <w:lvlJc w:val="left"/>
      <w:pPr>
        <w:ind w:left="1440" w:hanging="360"/>
      </w:pPr>
      <w:rPr>
        <w:rFonts w:ascii="Courier New" w:hAnsi="Courier New" w:hint="default"/>
      </w:rPr>
    </w:lvl>
    <w:lvl w:ilvl="2" w:tplc="A1F4B2F8">
      <w:start w:val="1"/>
      <w:numFmt w:val="bullet"/>
      <w:lvlText w:val=""/>
      <w:lvlJc w:val="left"/>
      <w:pPr>
        <w:ind w:left="2160" w:hanging="360"/>
      </w:pPr>
      <w:rPr>
        <w:rFonts w:ascii="Wingdings" w:hAnsi="Wingdings" w:hint="default"/>
      </w:rPr>
    </w:lvl>
    <w:lvl w:ilvl="3" w:tplc="556EE39C">
      <w:start w:val="1"/>
      <w:numFmt w:val="bullet"/>
      <w:lvlText w:val=""/>
      <w:lvlJc w:val="left"/>
      <w:pPr>
        <w:ind w:left="2880" w:hanging="360"/>
      </w:pPr>
      <w:rPr>
        <w:rFonts w:ascii="Symbol" w:hAnsi="Symbol" w:hint="default"/>
      </w:rPr>
    </w:lvl>
    <w:lvl w:ilvl="4" w:tplc="9168ED18">
      <w:start w:val="1"/>
      <w:numFmt w:val="bullet"/>
      <w:lvlText w:val="o"/>
      <w:lvlJc w:val="left"/>
      <w:pPr>
        <w:ind w:left="3600" w:hanging="360"/>
      </w:pPr>
      <w:rPr>
        <w:rFonts w:ascii="Courier New" w:hAnsi="Courier New" w:hint="default"/>
      </w:rPr>
    </w:lvl>
    <w:lvl w:ilvl="5" w:tplc="6A8618E8">
      <w:start w:val="1"/>
      <w:numFmt w:val="bullet"/>
      <w:lvlText w:val=""/>
      <w:lvlJc w:val="left"/>
      <w:pPr>
        <w:ind w:left="4320" w:hanging="360"/>
      </w:pPr>
      <w:rPr>
        <w:rFonts w:ascii="Wingdings" w:hAnsi="Wingdings" w:hint="default"/>
      </w:rPr>
    </w:lvl>
    <w:lvl w:ilvl="6" w:tplc="BBEA99D6">
      <w:start w:val="1"/>
      <w:numFmt w:val="bullet"/>
      <w:lvlText w:val=""/>
      <w:lvlJc w:val="left"/>
      <w:pPr>
        <w:ind w:left="5040" w:hanging="360"/>
      </w:pPr>
      <w:rPr>
        <w:rFonts w:ascii="Symbol" w:hAnsi="Symbol" w:hint="default"/>
      </w:rPr>
    </w:lvl>
    <w:lvl w:ilvl="7" w:tplc="3F0C24A2">
      <w:start w:val="1"/>
      <w:numFmt w:val="bullet"/>
      <w:lvlText w:val="o"/>
      <w:lvlJc w:val="left"/>
      <w:pPr>
        <w:ind w:left="5760" w:hanging="360"/>
      </w:pPr>
      <w:rPr>
        <w:rFonts w:ascii="Courier New" w:hAnsi="Courier New" w:hint="default"/>
      </w:rPr>
    </w:lvl>
    <w:lvl w:ilvl="8" w:tplc="CEC03776">
      <w:start w:val="1"/>
      <w:numFmt w:val="bullet"/>
      <w:lvlText w:val=""/>
      <w:lvlJc w:val="left"/>
      <w:pPr>
        <w:ind w:left="6480" w:hanging="360"/>
      </w:pPr>
      <w:rPr>
        <w:rFonts w:ascii="Wingdings" w:hAnsi="Wingdings" w:hint="default"/>
      </w:rPr>
    </w:lvl>
  </w:abstractNum>
  <w:abstractNum w:abstractNumId="2" w15:restartNumberingAfterBreak="0">
    <w:nsid w:val="0AE44A49"/>
    <w:multiLevelType w:val="hybridMultilevel"/>
    <w:tmpl w:val="FFFFFFFF"/>
    <w:lvl w:ilvl="0" w:tplc="993C0B84">
      <w:start w:val="1"/>
      <w:numFmt w:val="bullet"/>
      <w:lvlText w:val=""/>
      <w:lvlJc w:val="left"/>
      <w:pPr>
        <w:ind w:left="720" w:hanging="360"/>
      </w:pPr>
      <w:rPr>
        <w:rFonts w:ascii="Symbol" w:hAnsi="Symbol" w:hint="default"/>
      </w:rPr>
    </w:lvl>
    <w:lvl w:ilvl="1" w:tplc="4A840AE2">
      <w:start w:val="1"/>
      <w:numFmt w:val="bullet"/>
      <w:lvlText w:val="o"/>
      <w:lvlJc w:val="left"/>
      <w:pPr>
        <w:ind w:left="1440" w:hanging="360"/>
      </w:pPr>
      <w:rPr>
        <w:rFonts w:ascii="Courier New" w:hAnsi="Courier New" w:hint="default"/>
      </w:rPr>
    </w:lvl>
    <w:lvl w:ilvl="2" w:tplc="CBBECBDC">
      <w:start w:val="1"/>
      <w:numFmt w:val="bullet"/>
      <w:lvlText w:val=""/>
      <w:lvlJc w:val="left"/>
      <w:pPr>
        <w:ind w:left="2160" w:hanging="360"/>
      </w:pPr>
      <w:rPr>
        <w:rFonts w:ascii="Wingdings" w:hAnsi="Wingdings" w:hint="default"/>
      </w:rPr>
    </w:lvl>
    <w:lvl w:ilvl="3" w:tplc="64B4DDEA">
      <w:start w:val="1"/>
      <w:numFmt w:val="bullet"/>
      <w:lvlText w:val=""/>
      <w:lvlJc w:val="left"/>
      <w:pPr>
        <w:ind w:left="2880" w:hanging="360"/>
      </w:pPr>
      <w:rPr>
        <w:rFonts w:ascii="Symbol" w:hAnsi="Symbol" w:hint="default"/>
      </w:rPr>
    </w:lvl>
    <w:lvl w:ilvl="4" w:tplc="FDEAC774">
      <w:start w:val="1"/>
      <w:numFmt w:val="bullet"/>
      <w:lvlText w:val="o"/>
      <w:lvlJc w:val="left"/>
      <w:pPr>
        <w:ind w:left="3600" w:hanging="360"/>
      </w:pPr>
      <w:rPr>
        <w:rFonts w:ascii="Courier New" w:hAnsi="Courier New" w:hint="default"/>
      </w:rPr>
    </w:lvl>
    <w:lvl w:ilvl="5" w:tplc="53FC74B2">
      <w:start w:val="1"/>
      <w:numFmt w:val="bullet"/>
      <w:lvlText w:val=""/>
      <w:lvlJc w:val="left"/>
      <w:pPr>
        <w:ind w:left="4320" w:hanging="360"/>
      </w:pPr>
      <w:rPr>
        <w:rFonts w:ascii="Wingdings" w:hAnsi="Wingdings" w:hint="default"/>
      </w:rPr>
    </w:lvl>
    <w:lvl w:ilvl="6" w:tplc="70EA4AE8">
      <w:start w:val="1"/>
      <w:numFmt w:val="bullet"/>
      <w:lvlText w:val=""/>
      <w:lvlJc w:val="left"/>
      <w:pPr>
        <w:ind w:left="5040" w:hanging="360"/>
      </w:pPr>
      <w:rPr>
        <w:rFonts w:ascii="Symbol" w:hAnsi="Symbol" w:hint="default"/>
      </w:rPr>
    </w:lvl>
    <w:lvl w:ilvl="7" w:tplc="1FD82006">
      <w:start w:val="1"/>
      <w:numFmt w:val="bullet"/>
      <w:lvlText w:val="o"/>
      <w:lvlJc w:val="left"/>
      <w:pPr>
        <w:ind w:left="5760" w:hanging="360"/>
      </w:pPr>
      <w:rPr>
        <w:rFonts w:ascii="Courier New" w:hAnsi="Courier New" w:hint="default"/>
      </w:rPr>
    </w:lvl>
    <w:lvl w:ilvl="8" w:tplc="0A06ECF4">
      <w:start w:val="1"/>
      <w:numFmt w:val="bullet"/>
      <w:lvlText w:val=""/>
      <w:lvlJc w:val="left"/>
      <w:pPr>
        <w:ind w:left="6480" w:hanging="360"/>
      </w:pPr>
      <w:rPr>
        <w:rFonts w:ascii="Wingdings" w:hAnsi="Wingdings" w:hint="default"/>
      </w:rPr>
    </w:lvl>
  </w:abstractNum>
  <w:abstractNum w:abstractNumId="3" w15:restartNumberingAfterBreak="0">
    <w:nsid w:val="0AFBEB70"/>
    <w:multiLevelType w:val="hybridMultilevel"/>
    <w:tmpl w:val="FFFFFFFF"/>
    <w:lvl w:ilvl="0" w:tplc="547C96F2">
      <w:start w:val="1"/>
      <w:numFmt w:val="bullet"/>
      <w:lvlText w:val=""/>
      <w:lvlJc w:val="left"/>
      <w:pPr>
        <w:ind w:left="720" w:hanging="360"/>
      </w:pPr>
      <w:rPr>
        <w:rFonts w:ascii="Symbol" w:hAnsi="Symbol" w:hint="default"/>
      </w:rPr>
    </w:lvl>
    <w:lvl w:ilvl="1" w:tplc="58F8813A">
      <w:start w:val="1"/>
      <w:numFmt w:val="bullet"/>
      <w:lvlText w:val="o"/>
      <w:lvlJc w:val="left"/>
      <w:pPr>
        <w:ind w:left="1440" w:hanging="360"/>
      </w:pPr>
      <w:rPr>
        <w:rFonts w:ascii="Courier New" w:hAnsi="Courier New" w:hint="default"/>
      </w:rPr>
    </w:lvl>
    <w:lvl w:ilvl="2" w:tplc="FADC5C7A">
      <w:start w:val="1"/>
      <w:numFmt w:val="bullet"/>
      <w:lvlText w:val=""/>
      <w:lvlJc w:val="left"/>
      <w:pPr>
        <w:ind w:left="2160" w:hanging="360"/>
      </w:pPr>
      <w:rPr>
        <w:rFonts w:ascii="Wingdings" w:hAnsi="Wingdings" w:hint="default"/>
      </w:rPr>
    </w:lvl>
    <w:lvl w:ilvl="3" w:tplc="329878B6">
      <w:start w:val="1"/>
      <w:numFmt w:val="bullet"/>
      <w:lvlText w:val=""/>
      <w:lvlJc w:val="left"/>
      <w:pPr>
        <w:ind w:left="2880" w:hanging="360"/>
      </w:pPr>
      <w:rPr>
        <w:rFonts w:ascii="Symbol" w:hAnsi="Symbol" w:hint="default"/>
      </w:rPr>
    </w:lvl>
    <w:lvl w:ilvl="4" w:tplc="63C874AE">
      <w:start w:val="1"/>
      <w:numFmt w:val="bullet"/>
      <w:lvlText w:val="o"/>
      <w:lvlJc w:val="left"/>
      <w:pPr>
        <w:ind w:left="3600" w:hanging="360"/>
      </w:pPr>
      <w:rPr>
        <w:rFonts w:ascii="Courier New" w:hAnsi="Courier New" w:hint="default"/>
      </w:rPr>
    </w:lvl>
    <w:lvl w:ilvl="5" w:tplc="BDF27CB6">
      <w:start w:val="1"/>
      <w:numFmt w:val="bullet"/>
      <w:lvlText w:val=""/>
      <w:lvlJc w:val="left"/>
      <w:pPr>
        <w:ind w:left="4320" w:hanging="360"/>
      </w:pPr>
      <w:rPr>
        <w:rFonts w:ascii="Wingdings" w:hAnsi="Wingdings" w:hint="default"/>
      </w:rPr>
    </w:lvl>
    <w:lvl w:ilvl="6" w:tplc="DC66ECF2">
      <w:start w:val="1"/>
      <w:numFmt w:val="bullet"/>
      <w:lvlText w:val=""/>
      <w:lvlJc w:val="left"/>
      <w:pPr>
        <w:ind w:left="5040" w:hanging="360"/>
      </w:pPr>
      <w:rPr>
        <w:rFonts w:ascii="Symbol" w:hAnsi="Symbol" w:hint="default"/>
      </w:rPr>
    </w:lvl>
    <w:lvl w:ilvl="7" w:tplc="9D16E7D6">
      <w:start w:val="1"/>
      <w:numFmt w:val="bullet"/>
      <w:lvlText w:val="o"/>
      <w:lvlJc w:val="left"/>
      <w:pPr>
        <w:ind w:left="5760" w:hanging="360"/>
      </w:pPr>
      <w:rPr>
        <w:rFonts w:ascii="Courier New" w:hAnsi="Courier New" w:hint="default"/>
      </w:rPr>
    </w:lvl>
    <w:lvl w:ilvl="8" w:tplc="A3A8FCAE">
      <w:start w:val="1"/>
      <w:numFmt w:val="bullet"/>
      <w:lvlText w:val=""/>
      <w:lvlJc w:val="left"/>
      <w:pPr>
        <w:ind w:left="6480" w:hanging="360"/>
      </w:pPr>
      <w:rPr>
        <w:rFonts w:ascii="Wingdings" w:hAnsi="Wingdings" w:hint="default"/>
      </w:rPr>
    </w:lvl>
  </w:abstractNum>
  <w:abstractNum w:abstractNumId="4" w15:restartNumberingAfterBreak="0">
    <w:nsid w:val="0F65C089"/>
    <w:multiLevelType w:val="hybridMultilevel"/>
    <w:tmpl w:val="FFFFFFFF"/>
    <w:lvl w:ilvl="0" w:tplc="B1F2145C">
      <w:start w:val="1"/>
      <w:numFmt w:val="decimal"/>
      <w:lvlText w:val="%1."/>
      <w:lvlJc w:val="left"/>
      <w:pPr>
        <w:ind w:left="720" w:hanging="360"/>
      </w:pPr>
    </w:lvl>
    <w:lvl w:ilvl="1" w:tplc="5440A842">
      <w:start w:val="1"/>
      <w:numFmt w:val="lowerLetter"/>
      <w:lvlText w:val="%2."/>
      <w:lvlJc w:val="left"/>
      <w:pPr>
        <w:ind w:left="1440" w:hanging="360"/>
      </w:pPr>
    </w:lvl>
    <w:lvl w:ilvl="2" w:tplc="7C5C3A52">
      <w:start w:val="1"/>
      <w:numFmt w:val="lowerRoman"/>
      <w:lvlText w:val="%3."/>
      <w:lvlJc w:val="right"/>
      <w:pPr>
        <w:ind w:left="2160" w:hanging="180"/>
      </w:pPr>
    </w:lvl>
    <w:lvl w:ilvl="3" w:tplc="BEA0B462">
      <w:start w:val="1"/>
      <w:numFmt w:val="decimal"/>
      <w:lvlText w:val="%4."/>
      <w:lvlJc w:val="left"/>
      <w:pPr>
        <w:ind w:left="2880" w:hanging="360"/>
      </w:pPr>
    </w:lvl>
    <w:lvl w:ilvl="4" w:tplc="9E2441B2">
      <w:start w:val="1"/>
      <w:numFmt w:val="lowerLetter"/>
      <w:lvlText w:val="%5."/>
      <w:lvlJc w:val="left"/>
      <w:pPr>
        <w:ind w:left="3600" w:hanging="360"/>
      </w:pPr>
    </w:lvl>
    <w:lvl w:ilvl="5" w:tplc="B7B2C434">
      <w:start w:val="1"/>
      <w:numFmt w:val="lowerRoman"/>
      <w:lvlText w:val="%6."/>
      <w:lvlJc w:val="right"/>
      <w:pPr>
        <w:ind w:left="4320" w:hanging="180"/>
      </w:pPr>
    </w:lvl>
    <w:lvl w:ilvl="6" w:tplc="710EA9C0">
      <w:start w:val="1"/>
      <w:numFmt w:val="decimal"/>
      <w:lvlText w:val="%7."/>
      <w:lvlJc w:val="left"/>
      <w:pPr>
        <w:ind w:left="5040" w:hanging="360"/>
      </w:pPr>
    </w:lvl>
    <w:lvl w:ilvl="7" w:tplc="B0B6B018">
      <w:start w:val="1"/>
      <w:numFmt w:val="lowerLetter"/>
      <w:lvlText w:val="%8."/>
      <w:lvlJc w:val="left"/>
      <w:pPr>
        <w:ind w:left="5760" w:hanging="360"/>
      </w:pPr>
    </w:lvl>
    <w:lvl w:ilvl="8" w:tplc="2560257A">
      <w:start w:val="1"/>
      <w:numFmt w:val="lowerRoman"/>
      <w:lvlText w:val="%9."/>
      <w:lvlJc w:val="right"/>
      <w:pPr>
        <w:ind w:left="6480" w:hanging="180"/>
      </w:pPr>
    </w:lvl>
  </w:abstractNum>
  <w:abstractNum w:abstractNumId="5" w15:restartNumberingAfterBreak="0">
    <w:nsid w:val="101BB28B"/>
    <w:multiLevelType w:val="hybridMultilevel"/>
    <w:tmpl w:val="FFFFFFFF"/>
    <w:lvl w:ilvl="0" w:tplc="DCFE9576">
      <w:start w:val="1"/>
      <w:numFmt w:val="bullet"/>
      <w:lvlText w:val=""/>
      <w:lvlJc w:val="left"/>
      <w:pPr>
        <w:ind w:left="720" w:hanging="360"/>
      </w:pPr>
      <w:rPr>
        <w:rFonts w:ascii="Symbol" w:hAnsi="Symbol" w:hint="default"/>
      </w:rPr>
    </w:lvl>
    <w:lvl w:ilvl="1" w:tplc="50485E50">
      <w:start w:val="1"/>
      <w:numFmt w:val="bullet"/>
      <w:lvlText w:val="o"/>
      <w:lvlJc w:val="left"/>
      <w:pPr>
        <w:ind w:left="1440" w:hanging="360"/>
      </w:pPr>
      <w:rPr>
        <w:rFonts w:ascii="Courier New" w:hAnsi="Courier New" w:hint="default"/>
      </w:rPr>
    </w:lvl>
    <w:lvl w:ilvl="2" w:tplc="B46AB75C">
      <w:start w:val="1"/>
      <w:numFmt w:val="bullet"/>
      <w:lvlText w:val=""/>
      <w:lvlJc w:val="left"/>
      <w:pPr>
        <w:ind w:left="2160" w:hanging="360"/>
      </w:pPr>
      <w:rPr>
        <w:rFonts w:ascii="Wingdings" w:hAnsi="Wingdings" w:hint="default"/>
      </w:rPr>
    </w:lvl>
    <w:lvl w:ilvl="3" w:tplc="E724D776">
      <w:start w:val="1"/>
      <w:numFmt w:val="bullet"/>
      <w:lvlText w:val=""/>
      <w:lvlJc w:val="left"/>
      <w:pPr>
        <w:ind w:left="2880" w:hanging="360"/>
      </w:pPr>
      <w:rPr>
        <w:rFonts w:ascii="Symbol" w:hAnsi="Symbol" w:hint="default"/>
      </w:rPr>
    </w:lvl>
    <w:lvl w:ilvl="4" w:tplc="87DCA66E">
      <w:start w:val="1"/>
      <w:numFmt w:val="bullet"/>
      <w:lvlText w:val="o"/>
      <w:lvlJc w:val="left"/>
      <w:pPr>
        <w:ind w:left="3600" w:hanging="360"/>
      </w:pPr>
      <w:rPr>
        <w:rFonts w:ascii="Courier New" w:hAnsi="Courier New" w:hint="default"/>
      </w:rPr>
    </w:lvl>
    <w:lvl w:ilvl="5" w:tplc="5B4E532C">
      <w:start w:val="1"/>
      <w:numFmt w:val="bullet"/>
      <w:lvlText w:val=""/>
      <w:lvlJc w:val="left"/>
      <w:pPr>
        <w:ind w:left="4320" w:hanging="360"/>
      </w:pPr>
      <w:rPr>
        <w:rFonts w:ascii="Wingdings" w:hAnsi="Wingdings" w:hint="default"/>
      </w:rPr>
    </w:lvl>
    <w:lvl w:ilvl="6" w:tplc="2D14E3A0">
      <w:start w:val="1"/>
      <w:numFmt w:val="bullet"/>
      <w:lvlText w:val=""/>
      <w:lvlJc w:val="left"/>
      <w:pPr>
        <w:ind w:left="5040" w:hanging="360"/>
      </w:pPr>
      <w:rPr>
        <w:rFonts w:ascii="Symbol" w:hAnsi="Symbol" w:hint="default"/>
      </w:rPr>
    </w:lvl>
    <w:lvl w:ilvl="7" w:tplc="0FAC9422">
      <w:start w:val="1"/>
      <w:numFmt w:val="bullet"/>
      <w:lvlText w:val="o"/>
      <w:lvlJc w:val="left"/>
      <w:pPr>
        <w:ind w:left="5760" w:hanging="360"/>
      </w:pPr>
      <w:rPr>
        <w:rFonts w:ascii="Courier New" w:hAnsi="Courier New" w:hint="default"/>
      </w:rPr>
    </w:lvl>
    <w:lvl w:ilvl="8" w:tplc="3F52A7BC">
      <w:start w:val="1"/>
      <w:numFmt w:val="bullet"/>
      <w:lvlText w:val=""/>
      <w:lvlJc w:val="left"/>
      <w:pPr>
        <w:ind w:left="6480" w:hanging="360"/>
      </w:pPr>
      <w:rPr>
        <w:rFonts w:ascii="Wingdings" w:hAnsi="Wingdings" w:hint="default"/>
      </w:rPr>
    </w:lvl>
  </w:abstractNum>
  <w:abstractNum w:abstractNumId="6" w15:restartNumberingAfterBreak="0">
    <w:nsid w:val="12680EB8"/>
    <w:multiLevelType w:val="hybridMultilevel"/>
    <w:tmpl w:val="FFFFFFFF"/>
    <w:lvl w:ilvl="0" w:tplc="64462EE0">
      <w:start w:val="1"/>
      <w:numFmt w:val="bullet"/>
      <w:lvlText w:val=""/>
      <w:lvlJc w:val="left"/>
      <w:pPr>
        <w:ind w:left="1080" w:hanging="360"/>
      </w:pPr>
      <w:rPr>
        <w:rFonts w:ascii="Symbol" w:hAnsi="Symbol" w:hint="default"/>
      </w:rPr>
    </w:lvl>
    <w:lvl w:ilvl="1" w:tplc="C7E06514">
      <w:start w:val="1"/>
      <w:numFmt w:val="bullet"/>
      <w:lvlText w:val="o"/>
      <w:lvlJc w:val="left"/>
      <w:pPr>
        <w:ind w:left="1800" w:hanging="360"/>
      </w:pPr>
      <w:rPr>
        <w:rFonts w:ascii="Courier New" w:hAnsi="Courier New" w:hint="default"/>
      </w:rPr>
    </w:lvl>
    <w:lvl w:ilvl="2" w:tplc="3142323A">
      <w:start w:val="1"/>
      <w:numFmt w:val="bullet"/>
      <w:lvlText w:val=""/>
      <w:lvlJc w:val="left"/>
      <w:pPr>
        <w:ind w:left="2520" w:hanging="360"/>
      </w:pPr>
      <w:rPr>
        <w:rFonts w:ascii="Wingdings" w:hAnsi="Wingdings" w:hint="default"/>
      </w:rPr>
    </w:lvl>
    <w:lvl w:ilvl="3" w:tplc="69DEEDE4">
      <w:start w:val="1"/>
      <w:numFmt w:val="bullet"/>
      <w:lvlText w:val=""/>
      <w:lvlJc w:val="left"/>
      <w:pPr>
        <w:ind w:left="3240" w:hanging="360"/>
      </w:pPr>
      <w:rPr>
        <w:rFonts w:ascii="Symbol" w:hAnsi="Symbol" w:hint="default"/>
      </w:rPr>
    </w:lvl>
    <w:lvl w:ilvl="4" w:tplc="C70A4B62">
      <w:start w:val="1"/>
      <w:numFmt w:val="bullet"/>
      <w:lvlText w:val="o"/>
      <w:lvlJc w:val="left"/>
      <w:pPr>
        <w:ind w:left="3960" w:hanging="360"/>
      </w:pPr>
      <w:rPr>
        <w:rFonts w:ascii="Courier New" w:hAnsi="Courier New" w:hint="default"/>
      </w:rPr>
    </w:lvl>
    <w:lvl w:ilvl="5" w:tplc="49F0F68E">
      <w:start w:val="1"/>
      <w:numFmt w:val="bullet"/>
      <w:lvlText w:val=""/>
      <w:lvlJc w:val="left"/>
      <w:pPr>
        <w:ind w:left="4680" w:hanging="360"/>
      </w:pPr>
      <w:rPr>
        <w:rFonts w:ascii="Wingdings" w:hAnsi="Wingdings" w:hint="default"/>
      </w:rPr>
    </w:lvl>
    <w:lvl w:ilvl="6" w:tplc="571410D0">
      <w:start w:val="1"/>
      <w:numFmt w:val="bullet"/>
      <w:lvlText w:val=""/>
      <w:lvlJc w:val="left"/>
      <w:pPr>
        <w:ind w:left="5400" w:hanging="360"/>
      </w:pPr>
      <w:rPr>
        <w:rFonts w:ascii="Symbol" w:hAnsi="Symbol" w:hint="default"/>
      </w:rPr>
    </w:lvl>
    <w:lvl w:ilvl="7" w:tplc="3E8E571C">
      <w:start w:val="1"/>
      <w:numFmt w:val="bullet"/>
      <w:lvlText w:val="o"/>
      <w:lvlJc w:val="left"/>
      <w:pPr>
        <w:ind w:left="6120" w:hanging="360"/>
      </w:pPr>
      <w:rPr>
        <w:rFonts w:ascii="Courier New" w:hAnsi="Courier New" w:hint="default"/>
      </w:rPr>
    </w:lvl>
    <w:lvl w:ilvl="8" w:tplc="4D9A90BE">
      <w:start w:val="1"/>
      <w:numFmt w:val="bullet"/>
      <w:lvlText w:val=""/>
      <w:lvlJc w:val="left"/>
      <w:pPr>
        <w:ind w:left="6840" w:hanging="360"/>
      </w:pPr>
      <w:rPr>
        <w:rFonts w:ascii="Wingdings" w:hAnsi="Wingdings" w:hint="default"/>
      </w:rPr>
    </w:lvl>
  </w:abstractNum>
  <w:abstractNum w:abstractNumId="7" w15:restartNumberingAfterBreak="0">
    <w:nsid w:val="12E0443E"/>
    <w:multiLevelType w:val="hybridMultilevel"/>
    <w:tmpl w:val="5C942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72AFC9"/>
    <w:multiLevelType w:val="hybridMultilevel"/>
    <w:tmpl w:val="FFFFFFFF"/>
    <w:lvl w:ilvl="0" w:tplc="9CDABEC4">
      <w:start w:val="1"/>
      <w:numFmt w:val="bullet"/>
      <w:lvlText w:val=""/>
      <w:lvlJc w:val="left"/>
      <w:pPr>
        <w:ind w:left="1080" w:hanging="360"/>
      </w:pPr>
      <w:rPr>
        <w:rFonts w:ascii="Symbol" w:hAnsi="Symbol" w:hint="default"/>
      </w:rPr>
    </w:lvl>
    <w:lvl w:ilvl="1" w:tplc="142C2688">
      <w:start w:val="1"/>
      <w:numFmt w:val="bullet"/>
      <w:lvlText w:val="o"/>
      <w:lvlJc w:val="left"/>
      <w:pPr>
        <w:ind w:left="1800" w:hanging="360"/>
      </w:pPr>
      <w:rPr>
        <w:rFonts w:ascii="Courier New" w:hAnsi="Courier New" w:hint="default"/>
      </w:rPr>
    </w:lvl>
    <w:lvl w:ilvl="2" w:tplc="A14A3A3C">
      <w:start w:val="1"/>
      <w:numFmt w:val="bullet"/>
      <w:lvlText w:val=""/>
      <w:lvlJc w:val="left"/>
      <w:pPr>
        <w:ind w:left="2520" w:hanging="360"/>
      </w:pPr>
      <w:rPr>
        <w:rFonts w:ascii="Wingdings" w:hAnsi="Wingdings" w:hint="default"/>
      </w:rPr>
    </w:lvl>
    <w:lvl w:ilvl="3" w:tplc="94445AB0">
      <w:start w:val="1"/>
      <w:numFmt w:val="bullet"/>
      <w:lvlText w:val=""/>
      <w:lvlJc w:val="left"/>
      <w:pPr>
        <w:ind w:left="3240" w:hanging="360"/>
      </w:pPr>
      <w:rPr>
        <w:rFonts w:ascii="Symbol" w:hAnsi="Symbol" w:hint="default"/>
      </w:rPr>
    </w:lvl>
    <w:lvl w:ilvl="4" w:tplc="9AA2A8D6">
      <w:start w:val="1"/>
      <w:numFmt w:val="bullet"/>
      <w:lvlText w:val="o"/>
      <w:lvlJc w:val="left"/>
      <w:pPr>
        <w:ind w:left="3960" w:hanging="360"/>
      </w:pPr>
      <w:rPr>
        <w:rFonts w:ascii="Courier New" w:hAnsi="Courier New" w:hint="default"/>
      </w:rPr>
    </w:lvl>
    <w:lvl w:ilvl="5" w:tplc="90266926">
      <w:start w:val="1"/>
      <w:numFmt w:val="bullet"/>
      <w:lvlText w:val=""/>
      <w:lvlJc w:val="left"/>
      <w:pPr>
        <w:ind w:left="4680" w:hanging="360"/>
      </w:pPr>
      <w:rPr>
        <w:rFonts w:ascii="Wingdings" w:hAnsi="Wingdings" w:hint="default"/>
      </w:rPr>
    </w:lvl>
    <w:lvl w:ilvl="6" w:tplc="738636AC">
      <w:start w:val="1"/>
      <w:numFmt w:val="bullet"/>
      <w:lvlText w:val=""/>
      <w:lvlJc w:val="left"/>
      <w:pPr>
        <w:ind w:left="5400" w:hanging="360"/>
      </w:pPr>
      <w:rPr>
        <w:rFonts w:ascii="Symbol" w:hAnsi="Symbol" w:hint="default"/>
      </w:rPr>
    </w:lvl>
    <w:lvl w:ilvl="7" w:tplc="EDC66B8A">
      <w:start w:val="1"/>
      <w:numFmt w:val="bullet"/>
      <w:lvlText w:val="o"/>
      <w:lvlJc w:val="left"/>
      <w:pPr>
        <w:ind w:left="6120" w:hanging="360"/>
      </w:pPr>
      <w:rPr>
        <w:rFonts w:ascii="Courier New" w:hAnsi="Courier New" w:hint="default"/>
      </w:rPr>
    </w:lvl>
    <w:lvl w:ilvl="8" w:tplc="F7B09DBE">
      <w:start w:val="1"/>
      <w:numFmt w:val="bullet"/>
      <w:lvlText w:val=""/>
      <w:lvlJc w:val="left"/>
      <w:pPr>
        <w:ind w:left="6840" w:hanging="360"/>
      </w:pPr>
      <w:rPr>
        <w:rFonts w:ascii="Wingdings" w:hAnsi="Wingdings" w:hint="default"/>
      </w:rPr>
    </w:lvl>
  </w:abstractNum>
  <w:abstractNum w:abstractNumId="9" w15:restartNumberingAfterBreak="0">
    <w:nsid w:val="18CFB6FD"/>
    <w:multiLevelType w:val="hybridMultilevel"/>
    <w:tmpl w:val="FFFFFFFF"/>
    <w:lvl w:ilvl="0" w:tplc="366883AA">
      <w:start w:val="1"/>
      <w:numFmt w:val="decimal"/>
      <w:lvlText w:val="%1."/>
      <w:lvlJc w:val="left"/>
      <w:pPr>
        <w:ind w:left="720" w:hanging="360"/>
      </w:pPr>
    </w:lvl>
    <w:lvl w:ilvl="1" w:tplc="B8A08658">
      <w:start w:val="1"/>
      <w:numFmt w:val="lowerLetter"/>
      <w:lvlText w:val="%2."/>
      <w:lvlJc w:val="left"/>
      <w:pPr>
        <w:ind w:left="1440" w:hanging="360"/>
      </w:pPr>
    </w:lvl>
    <w:lvl w:ilvl="2" w:tplc="7A4054D0">
      <w:start w:val="1"/>
      <w:numFmt w:val="lowerRoman"/>
      <w:lvlText w:val="%3."/>
      <w:lvlJc w:val="right"/>
      <w:pPr>
        <w:ind w:left="2160" w:hanging="180"/>
      </w:pPr>
    </w:lvl>
    <w:lvl w:ilvl="3" w:tplc="01DA80DE">
      <w:start w:val="1"/>
      <w:numFmt w:val="decimal"/>
      <w:lvlText w:val="%4."/>
      <w:lvlJc w:val="left"/>
      <w:pPr>
        <w:ind w:left="2880" w:hanging="360"/>
      </w:pPr>
    </w:lvl>
    <w:lvl w:ilvl="4" w:tplc="324E4C6E">
      <w:start w:val="1"/>
      <w:numFmt w:val="lowerLetter"/>
      <w:lvlText w:val="%5."/>
      <w:lvlJc w:val="left"/>
      <w:pPr>
        <w:ind w:left="3600" w:hanging="360"/>
      </w:pPr>
    </w:lvl>
    <w:lvl w:ilvl="5" w:tplc="74D47168">
      <w:start w:val="1"/>
      <w:numFmt w:val="lowerRoman"/>
      <w:lvlText w:val="%6."/>
      <w:lvlJc w:val="right"/>
      <w:pPr>
        <w:ind w:left="4320" w:hanging="180"/>
      </w:pPr>
    </w:lvl>
    <w:lvl w:ilvl="6" w:tplc="389E65BC">
      <w:start w:val="1"/>
      <w:numFmt w:val="decimal"/>
      <w:lvlText w:val="%7."/>
      <w:lvlJc w:val="left"/>
      <w:pPr>
        <w:ind w:left="5040" w:hanging="360"/>
      </w:pPr>
    </w:lvl>
    <w:lvl w:ilvl="7" w:tplc="5B9859A6">
      <w:start w:val="1"/>
      <w:numFmt w:val="lowerLetter"/>
      <w:lvlText w:val="%8."/>
      <w:lvlJc w:val="left"/>
      <w:pPr>
        <w:ind w:left="5760" w:hanging="360"/>
      </w:pPr>
    </w:lvl>
    <w:lvl w:ilvl="8" w:tplc="D11802AE">
      <w:start w:val="1"/>
      <w:numFmt w:val="lowerRoman"/>
      <w:lvlText w:val="%9."/>
      <w:lvlJc w:val="right"/>
      <w:pPr>
        <w:ind w:left="6480" w:hanging="180"/>
      </w:pPr>
    </w:lvl>
  </w:abstractNum>
  <w:abstractNum w:abstractNumId="10" w15:restartNumberingAfterBreak="0">
    <w:nsid w:val="1ED63754"/>
    <w:multiLevelType w:val="multilevel"/>
    <w:tmpl w:val="B7804986"/>
    <w:lvl w:ilvl="0">
      <w:start w:val="3"/>
      <w:numFmt w:val="decimal"/>
      <w:lvlText w:val="%1"/>
      <w:lvlJc w:val="left"/>
      <w:pPr>
        <w:ind w:left="480" w:hanging="480"/>
      </w:pPr>
      <w:rPr>
        <w:rFonts w:hint="default"/>
      </w:rPr>
    </w:lvl>
    <w:lvl w:ilvl="1">
      <w:start w:val="5"/>
      <w:numFmt w:val="decimal"/>
      <w:lvlText w:val="%1.%2"/>
      <w:lvlJc w:val="left"/>
      <w:pPr>
        <w:ind w:left="870" w:hanging="480"/>
      </w:pPr>
      <w:rPr>
        <w:rFonts w:hint="default"/>
      </w:rPr>
    </w:lvl>
    <w:lvl w:ilvl="2">
      <w:start w:val="4"/>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1" w15:restartNumberingAfterBreak="0">
    <w:nsid w:val="22153C1A"/>
    <w:multiLevelType w:val="hybridMultilevel"/>
    <w:tmpl w:val="005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DC2660"/>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82" w:hanging="432"/>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pPr>
        <w:ind w:left="1224" w:hanging="50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1728" w:hanging="64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w:lvlJc w:val="left"/>
      <w:pPr>
        <w:ind w:left="2232" w:hanging="79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pPr>
        <w:ind w:left="2736" w:hanging="93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w:lvlJc w:val="left"/>
      <w:pPr>
        <w:ind w:left="3240" w:hanging="10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pPr>
        <w:ind w:left="3744" w:hanging="12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pPr>
        <w:ind w:left="4320" w:hanging="14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2583BA7F"/>
    <w:multiLevelType w:val="hybridMultilevel"/>
    <w:tmpl w:val="FFFFFFFF"/>
    <w:lvl w:ilvl="0" w:tplc="FD3C9696">
      <w:start w:val="1"/>
      <w:numFmt w:val="bullet"/>
      <w:lvlText w:val=""/>
      <w:lvlJc w:val="left"/>
      <w:pPr>
        <w:ind w:left="1080" w:hanging="360"/>
      </w:pPr>
      <w:rPr>
        <w:rFonts w:ascii="Symbol" w:hAnsi="Symbol" w:hint="default"/>
      </w:rPr>
    </w:lvl>
    <w:lvl w:ilvl="1" w:tplc="6ACE02C4">
      <w:start w:val="1"/>
      <w:numFmt w:val="bullet"/>
      <w:lvlText w:val="o"/>
      <w:lvlJc w:val="left"/>
      <w:pPr>
        <w:ind w:left="1800" w:hanging="360"/>
      </w:pPr>
      <w:rPr>
        <w:rFonts w:ascii="Courier New" w:hAnsi="Courier New" w:hint="default"/>
      </w:rPr>
    </w:lvl>
    <w:lvl w:ilvl="2" w:tplc="84563BF2">
      <w:start w:val="1"/>
      <w:numFmt w:val="bullet"/>
      <w:lvlText w:val=""/>
      <w:lvlJc w:val="left"/>
      <w:pPr>
        <w:ind w:left="2520" w:hanging="360"/>
      </w:pPr>
      <w:rPr>
        <w:rFonts w:ascii="Wingdings" w:hAnsi="Wingdings" w:hint="default"/>
      </w:rPr>
    </w:lvl>
    <w:lvl w:ilvl="3" w:tplc="365E0F1C">
      <w:start w:val="1"/>
      <w:numFmt w:val="bullet"/>
      <w:lvlText w:val=""/>
      <w:lvlJc w:val="left"/>
      <w:pPr>
        <w:ind w:left="3240" w:hanging="360"/>
      </w:pPr>
      <w:rPr>
        <w:rFonts w:ascii="Symbol" w:hAnsi="Symbol" w:hint="default"/>
      </w:rPr>
    </w:lvl>
    <w:lvl w:ilvl="4" w:tplc="1AE047C2">
      <w:start w:val="1"/>
      <w:numFmt w:val="bullet"/>
      <w:lvlText w:val="o"/>
      <w:lvlJc w:val="left"/>
      <w:pPr>
        <w:ind w:left="3960" w:hanging="360"/>
      </w:pPr>
      <w:rPr>
        <w:rFonts w:ascii="Courier New" w:hAnsi="Courier New" w:hint="default"/>
      </w:rPr>
    </w:lvl>
    <w:lvl w:ilvl="5" w:tplc="53EABE5C">
      <w:start w:val="1"/>
      <w:numFmt w:val="bullet"/>
      <w:lvlText w:val=""/>
      <w:lvlJc w:val="left"/>
      <w:pPr>
        <w:ind w:left="4680" w:hanging="360"/>
      </w:pPr>
      <w:rPr>
        <w:rFonts w:ascii="Wingdings" w:hAnsi="Wingdings" w:hint="default"/>
      </w:rPr>
    </w:lvl>
    <w:lvl w:ilvl="6" w:tplc="47969E54">
      <w:start w:val="1"/>
      <w:numFmt w:val="bullet"/>
      <w:lvlText w:val=""/>
      <w:lvlJc w:val="left"/>
      <w:pPr>
        <w:ind w:left="5400" w:hanging="360"/>
      </w:pPr>
      <w:rPr>
        <w:rFonts w:ascii="Symbol" w:hAnsi="Symbol" w:hint="default"/>
      </w:rPr>
    </w:lvl>
    <w:lvl w:ilvl="7" w:tplc="8DE895E2">
      <w:start w:val="1"/>
      <w:numFmt w:val="bullet"/>
      <w:lvlText w:val="o"/>
      <w:lvlJc w:val="left"/>
      <w:pPr>
        <w:ind w:left="6120" w:hanging="360"/>
      </w:pPr>
      <w:rPr>
        <w:rFonts w:ascii="Courier New" w:hAnsi="Courier New" w:hint="default"/>
      </w:rPr>
    </w:lvl>
    <w:lvl w:ilvl="8" w:tplc="96607CD8">
      <w:start w:val="1"/>
      <w:numFmt w:val="bullet"/>
      <w:lvlText w:val=""/>
      <w:lvlJc w:val="left"/>
      <w:pPr>
        <w:ind w:left="6840" w:hanging="360"/>
      </w:pPr>
      <w:rPr>
        <w:rFonts w:ascii="Wingdings" w:hAnsi="Wingdings" w:hint="default"/>
      </w:rPr>
    </w:lvl>
  </w:abstractNum>
  <w:abstractNum w:abstractNumId="14" w15:restartNumberingAfterBreak="0">
    <w:nsid w:val="26EE2AA8"/>
    <w:multiLevelType w:val="hybridMultilevel"/>
    <w:tmpl w:val="FFFFFFFF"/>
    <w:lvl w:ilvl="0" w:tplc="3AD8DFB6">
      <w:start w:val="1"/>
      <w:numFmt w:val="bullet"/>
      <w:lvlText w:val=""/>
      <w:lvlJc w:val="left"/>
      <w:pPr>
        <w:ind w:left="720" w:hanging="360"/>
      </w:pPr>
      <w:rPr>
        <w:rFonts w:ascii="Symbol" w:hAnsi="Symbol" w:hint="default"/>
      </w:rPr>
    </w:lvl>
    <w:lvl w:ilvl="1" w:tplc="EE024516">
      <w:start w:val="1"/>
      <w:numFmt w:val="bullet"/>
      <w:lvlText w:val="o"/>
      <w:lvlJc w:val="left"/>
      <w:pPr>
        <w:ind w:left="1440" w:hanging="360"/>
      </w:pPr>
      <w:rPr>
        <w:rFonts w:ascii="Courier New" w:hAnsi="Courier New" w:hint="default"/>
      </w:rPr>
    </w:lvl>
    <w:lvl w:ilvl="2" w:tplc="EDDE10DC">
      <w:start w:val="1"/>
      <w:numFmt w:val="bullet"/>
      <w:lvlText w:val=""/>
      <w:lvlJc w:val="left"/>
      <w:pPr>
        <w:ind w:left="2160" w:hanging="360"/>
      </w:pPr>
      <w:rPr>
        <w:rFonts w:ascii="Wingdings" w:hAnsi="Wingdings" w:hint="default"/>
      </w:rPr>
    </w:lvl>
    <w:lvl w:ilvl="3" w:tplc="213AFF98">
      <w:start w:val="1"/>
      <w:numFmt w:val="bullet"/>
      <w:lvlText w:val=""/>
      <w:lvlJc w:val="left"/>
      <w:pPr>
        <w:ind w:left="2880" w:hanging="360"/>
      </w:pPr>
      <w:rPr>
        <w:rFonts w:ascii="Symbol" w:hAnsi="Symbol" w:hint="default"/>
      </w:rPr>
    </w:lvl>
    <w:lvl w:ilvl="4" w:tplc="F962CD10">
      <w:start w:val="1"/>
      <w:numFmt w:val="bullet"/>
      <w:lvlText w:val="o"/>
      <w:lvlJc w:val="left"/>
      <w:pPr>
        <w:ind w:left="3600" w:hanging="360"/>
      </w:pPr>
      <w:rPr>
        <w:rFonts w:ascii="Courier New" w:hAnsi="Courier New" w:hint="default"/>
      </w:rPr>
    </w:lvl>
    <w:lvl w:ilvl="5" w:tplc="5D54C4C4">
      <w:start w:val="1"/>
      <w:numFmt w:val="bullet"/>
      <w:lvlText w:val=""/>
      <w:lvlJc w:val="left"/>
      <w:pPr>
        <w:ind w:left="4320" w:hanging="360"/>
      </w:pPr>
      <w:rPr>
        <w:rFonts w:ascii="Wingdings" w:hAnsi="Wingdings" w:hint="default"/>
      </w:rPr>
    </w:lvl>
    <w:lvl w:ilvl="6" w:tplc="40567A36">
      <w:start w:val="1"/>
      <w:numFmt w:val="bullet"/>
      <w:lvlText w:val=""/>
      <w:lvlJc w:val="left"/>
      <w:pPr>
        <w:ind w:left="5040" w:hanging="360"/>
      </w:pPr>
      <w:rPr>
        <w:rFonts w:ascii="Symbol" w:hAnsi="Symbol" w:hint="default"/>
      </w:rPr>
    </w:lvl>
    <w:lvl w:ilvl="7" w:tplc="CE6C824A">
      <w:start w:val="1"/>
      <w:numFmt w:val="bullet"/>
      <w:lvlText w:val="o"/>
      <w:lvlJc w:val="left"/>
      <w:pPr>
        <w:ind w:left="5760" w:hanging="360"/>
      </w:pPr>
      <w:rPr>
        <w:rFonts w:ascii="Courier New" w:hAnsi="Courier New" w:hint="default"/>
      </w:rPr>
    </w:lvl>
    <w:lvl w:ilvl="8" w:tplc="C1CC3F60">
      <w:start w:val="1"/>
      <w:numFmt w:val="bullet"/>
      <w:lvlText w:val=""/>
      <w:lvlJc w:val="left"/>
      <w:pPr>
        <w:ind w:left="6480" w:hanging="360"/>
      </w:pPr>
      <w:rPr>
        <w:rFonts w:ascii="Wingdings" w:hAnsi="Wingdings" w:hint="default"/>
      </w:rPr>
    </w:lvl>
  </w:abstractNum>
  <w:abstractNum w:abstractNumId="15" w15:restartNumberingAfterBreak="0">
    <w:nsid w:val="29706775"/>
    <w:multiLevelType w:val="hybridMultilevel"/>
    <w:tmpl w:val="94EC9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833333"/>
    <w:multiLevelType w:val="hybridMultilevel"/>
    <w:tmpl w:val="FFFFFFFF"/>
    <w:lvl w:ilvl="0" w:tplc="0B261200">
      <w:start w:val="1"/>
      <w:numFmt w:val="bullet"/>
      <w:lvlText w:val=""/>
      <w:lvlJc w:val="left"/>
      <w:pPr>
        <w:ind w:left="720" w:hanging="360"/>
      </w:pPr>
      <w:rPr>
        <w:rFonts w:ascii="Symbol" w:hAnsi="Symbol" w:hint="default"/>
      </w:rPr>
    </w:lvl>
    <w:lvl w:ilvl="1" w:tplc="0C7896B0">
      <w:start w:val="1"/>
      <w:numFmt w:val="bullet"/>
      <w:lvlText w:val="o"/>
      <w:lvlJc w:val="left"/>
      <w:pPr>
        <w:ind w:left="1440" w:hanging="360"/>
      </w:pPr>
      <w:rPr>
        <w:rFonts w:ascii="Courier New" w:hAnsi="Courier New" w:hint="default"/>
      </w:rPr>
    </w:lvl>
    <w:lvl w:ilvl="2" w:tplc="6046FA4E">
      <w:start w:val="1"/>
      <w:numFmt w:val="bullet"/>
      <w:lvlText w:val=""/>
      <w:lvlJc w:val="left"/>
      <w:pPr>
        <w:ind w:left="2160" w:hanging="360"/>
      </w:pPr>
      <w:rPr>
        <w:rFonts w:ascii="Wingdings" w:hAnsi="Wingdings" w:hint="default"/>
      </w:rPr>
    </w:lvl>
    <w:lvl w:ilvl="3" w:tplc="29AAB918">
      <w:start w:val="1"/>
      <w:numFmt w:val="bullet"/>
      <w:lvlText w:val=""/>
      <w:lvlJc w:val="left"/>
      <w:pPr>
        <w:ind w:left="2880" w:hanging="360"/>
      </w:pPr>
      <w:rPr>
        <w:rFonts w:ascii="Symbol" w:hAnsi="Symbol" w:hint="default"/>
      </w:rPr>
    </w:lvl>
    <w:lvl w:ilvl="4" w:tplc="4C8A9812">
      <w:start w:val="1"/>
      <w:numFmt w:val="bullet"/>
      <w:lvlText w:val="o"/>
      <w:lvlJc w:val="left"/>
      <w:pPr>
        <w:ind w:left="3600" w:hanging="360"/>
      </w:pPr>
      <w:rPr>
        <w:rFonts w:ascii="Courier New" w:hAnsi="Courier New" w:hint="default"/>
      </w:rPr>
    </w:lvl>
    <w:lvl w:ilvl="5" w:tplc="5186F16C">
      <w:start w:val="1"/>
      <w:numFmt w:val="bullet"/>
      <w:lvlText w:val=""/>
      <w:lvlJc w:val="left"/>
      <w:pPr>
        <w:ind w:left="4320" w:hanging="360"/>
      </w:pPr>
      <w:rPr>
        <w:rFonts w:ascii="Wingdings" w:hAnsi="Wingdings" w:hint="default"/>
      </w:rPr>
    </w:lvl>
    <w:lvl w:ilvl="6" w:tplc="70063710">
      <w:start w:val="1"/>
      <w:numFmt w:val="bullet"/>
      <w:lvlText w:val=""/>
      <w:lvlJc w:val="left"/>
      <w:pPr>
        <w:ind w:left="5040" w:hanging="360"/>
      </w:pPr>
      <w:rPr>
        <w:rFonts w:ascii="Symbol" w:hAnsi="Symbol" w:hint="default"/>
      </w:rPr>
    </w:lvl>
    <w:lvl w:ilvl="7" w:tplc="E5709E70">
      <w:start w:val="1"/>
      <w:numFmt w:val="bullet"/>
      <w:lvlText w:val="o"/>
      <w:lvlJc w:val="left"/>
      <w:pPr>
        <w:ind w:left="5760" w:hanging="360"/>
      </w:pPr>
      <w:rPr>
        <w:rFonts w:ascii="Courier New" w:hAnsi="Courier New" w:hint="default"/>
      </w:rPr>
    </w:lvl>
    <w:lvl w:ilvl="8" w:tplc="C6320DB0">
      <w:start w:val="1"/>
      <w:numFmt w:val="bullet"/>
      <w:lvlText w:val=""/>
      <w:lvlJc w:val="left"/>
      <w:pPr>
        <w:ind w:left="6480" w:hanging="360"/>
      </w:pPr>
      <w:rPr>
        <w:rFonts w:ascii="Wingdings" w:hAnsi="Wingdings" w:hint="default"/>
      </w:rPr>
    </w:lvl>
  </w:abstractNum>
  <w:abstractNum w:abstractNumId="17" w15:restartNumberingAfterBreak="0">
    <w:nsid w:val="2DEF60DD"/>
    <w:multiLevelType w:val="hybridMultilevel"/>
    <w:tmpl w:val="91AE6704"/>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18" w15:restartNumberingAfterBreak="0">
    <w:nsid w:val="31012724"/>
    <w:multiLevelType w:val="hybridMultilevel"/>
    <w:tmpl w:val="8B82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20" w15:restartNumberingAfterBreak="0">
    <w:nsid w:val="3FC25D5A"/>
    <w:multiLevelType w:val="hybridMultilevel"/>
    <w:tmpl w:val="FFFFFFFF"/>
    <w:lvl w:ilvl="0" w:tplc="DAD47810">
      <w:start w:val="1"/>
      <w:numFmt w:val="bullet"/>
      <w:lvlText w:val=""/>
      <w:lvlJc w:val="left"/>
      <w:pPr>
        <w:ind w:left="720" w:hanging="360"/>
      </w:pPr>
      <w:rPr>
        <w:rFonts w:ascii="Symbol" w:hAnsi="Symbol" w:hint="default"/>
      </w:rPr>
    </w:lvl>
    <w:lvl w:ilvl="1" w:tplc="74FA1EDE">
      <w:start w:val="1"/>
      <w:numFmt w:val="bullet"/>
      <w:lvlText w:val="o"/>
      <w:lvlJc w:val="left"/>
      <w:pPr>
        <w:ind w:left="1440" w:hanging="360"/>
      </w:pPr>
      <w:rPr>
        <w:rFonts w:ascii="Courier New" w:hAnsi="Courier New" w:hint="default"/>
      </w:rPr>
    </w:lvl>
    <w:lvl w:ilvl="2" w:tplc="757EE6CE">
      <w:start w:val="1"/>
      <w:numFmt w:val="bullet"/>
      <w:lvlText w:val=""/>
      <w:lvlJc w:val="left"/>
      <w:pPr>
        <w:ind w:left="2160" w:hanging="360"/>
      </w:pPr>
      <w:rPr>
        <w:rFonts w:ascii="Wingdings" w:hAnsi="Wingdings" w:hint="default"/>
      </w:rPr>
    </w:lvl>
    <w:lvl w:ilvl="3" w:tplc="1D14063E">
      <w:start w:val="1"/>
      <w:numFmt w:val="bullet"/>
      <w:lvlText w:val=""/>
      <w:lvlJc w:val="left"/>
      <w:pPr>
        <w:ind w:left="2880" w:hanging="360"/>
      </w:pPr>
      <w:rPr>
        <w:rFonts w:ascii="Symbol" w:hAnsi="Symbol" w:hint="default"/>
      </w:rPr>
    </w:lvl>
    <w:lvl w:ilvl="4" w:tplc="EAE04442">
      <w:start w:val="1"/>
      <w:numFmt w:val="bullet"/>
      <w:lvlText w:val="o"/>
      <w:lvlJc w:val="left"/>
      <w:pPr>
        <w:ind w:left="3600" w:hanging="360"/>
      </w:pPr>
      <w:rPr>
        <w:rFonts w:ascii="Courier New" w:hAnsi="Courier New" w:hint="default"/>
      </w:rPr>
    </w:lvl>
    <w:lvl w:ilvl="5" w:tplc="227656E8">
      <w:start w:val="1"/>
      <w:numFmt w:val="bullet"/>
      <w:lvlText w:val=""/>
      <w:lvlJc w:val="left"/>
      <w:pPr>
        <w:ind w:left="4320" w:hanging="360"/>
      </w:pPr>
      <w:rPr>
        <w:rFonts w:ascii="Wingdings" w:hAnsi="Wingdings" w:hint="default"/>
      </w:rPr>
    </w:lvl>
    <w:lvl w:ilvl="6" w:tplc="8CAE9016">
      <w:start w:val="1"/>
      <w:numFmt w:val="bullet"/>
      <w:lvlText w:val=""/>
      <w:lvlJc w:val="left"/>
      <w:pPr>
        <w:ind w:left="5040" w:hanging="360"/>
      </w:pPr>
      <w:rPr>
        <w:rFonts w:ascii="Symbol" w:hAnsi="Symbol" w:hint="default"/>
      </w:rPr>
    </w:lvl>
    <w:lvl w:ilvl="7" w:tplc="1C9E4018">
      <w:start w:val="1"/>
      <w:numFmt w:val="bullet"/>
      <w:lvlText w:val="o"/>
      <w:lvlJc w:val="left"/>
      <w:pPr>
        <w:ind w:left="5760" w:hanging="360"/>
      </w:pPr>
      <w:rPr>
        <w:rFonts w:ascii="Courier New" w:hAnsi="Courier New" w:hint="default"/>
      </w:rPr>
    </w:lvl>
    <w:lvl w:ilvl="8" w:tplc="2206CBD0">
      <w:start w:val="1"/>
      <w:numFmt w:val="bullet"/>
      <w:lvlText w:val=""/>
      <w:lvlJc w:val="left"/>
      <w:pPr>
        <w:ind w:left="6480" w:hanging="360"/>
      </w:pPr>
      <w:rPr>
        <w:rFonts w:ascii="Wingdings" w:hAnsi="Wingdings" w:hint="default"/>
      </w:rPr>
    </w:lvl>
  </w:abstractNum>
  <w:abstractNum w:abstractNumId="21" w15:restartNumberingAfterBreak="0">
    <w:nsid w:val="480F262D"/>
    <w:multiLevelType w:val="hybridMultilevel"/>
    <w:tmpl w:val="9AE48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F3550E"/>
    <w:multiLevelType w:val="multilevel"/>
    <w:tmpl w:val="155EFBC6"/>
    <w:numStyleLink w:val="ImportedStyle1"/>
  </w:abstractNum>
  <w:abstractNum w:abstractNumId="23" w15:restartNumberingAfterBreak="0">
    <w:nsid w:val="498E1179"/>
    <w:multiLevelType w:val="hybridMultilevel"/>
    <w:tmpl w:val="FFFFFFFF"/>
    <w:lvl w:ilvl="0" w:tplc="B15EE5C2">
      <w:start w:val="1"/>
      <w:numFmt w:val="bullet"/>
      <w:lvlText w:val=""/>
      <w:lvlJc w:val="left"/>
      <w:pPr>
        <w:ind w:left="720" w:hanging="360"/>
      </w:pPr>
      <w:rPr>
        <w:rFonts w:ascii="Symbol" w:hAnsi="Symbol" w:hint="default"/>
      </w:rPr>
    </w:lvl>
    <w:lvl w:ilvl="1" w:tplc="CE5421E6">
      <w:start w:val="1"/>
      <w:numFmt w:val="bullet"/>
      <w:lvlText w:val=""/>
      <w:lvlJc w:val="left"/>
      <w:pPr>
        <w:ind w:left="1440" w:hanging="360"/>
      </w:pPr>
      <w:rPr>
        <w:rFonts w:ascii="Symbol" w:hAnsi="Symbol" w:hint="default"/>
      </w:rPr>
    </w:lvl>
    <w:lvl w:ilvl="2" w:tplc="EFE6EB3E">
      <w:start w:val="1"/>
      <w:numFmt w:val="bullet"/>
      <w:lvlText w:val=""/>
      <w:lvlJc w:val="left"/>
      <w:pPr>
        <w:ind w:left="2160" w:hanging="360"/>
      </w:pPr>
      <w:rPr>
        <w:rFonts w:ascii="Wingdings" w:hAnsi="Wingdings" w:hint="default"/>
      </w:rPr>
    </w:lvl>
    <w:lvl w:ilvl="3" w:tplc="59E0718C">
      <w:start w:val="1"/>
      <w:numFmt w:val="bullet"/>
      <w:lvlText w:val=""/>
      <w:lvlJc w:val="left"/>
      <w:pPr>
        <w:ind w:left="2880" w:hanging="360"/>
      </w:pPr>
      <w:rPr>
        <w:rFonts w:ascii="Symbol" w:hAnsi="Symbol" w:hint="default"/>
      </w:rPr>
    </w:lvl>
    <w:lvl w:ilvl="4" w:tplc="7D3A8F96">
      <w:start w:val="1"/>
      <w:numFmt w:val="bullet"/>
      <w:lvlText w:val="o"/>
      <w:lvlJc w:val="left"/>
      <w:pPr>
        <w:ind w:left="3600" w:hanging="360"/>
      </w:pPr>
      <w:rPr>
        <w:rFonts w:ascii="Courier New" w:hAnsi="Courier New" w:hint="default"/>
      </w:rPr>
    </w:lvl>
    <w:lvl w:ilvl="5" w:tplc="D9621A82">
      <w:start w:val="1"/>
      <w:numFmt w:val="bullet"/>
      <w:lvlText w:val=""/>
      <w:lvlJc w:val="left"/>
      <w:pPr>
        <w:ind w:left="4320" w:hanging="360"/>
      </w:pPr>
      <w:rPr>
        <w:rFonts w:ascii="Wingdings" w:hAnsi="Wingdings" w:hint="default"/>
      </w:rPr>
    </w:lvl>
    <w:lvl w:ilvl="6" w:tplc="3E8E3342">
      <w:start w:val="1"/>
      <w:numFmt w:val="bullet"/>
      <w:lvlText w:val=""/>
      <w:lvlJc w:val="left"/>
      <w:pPr>
        <w:ind w:left="5040" w:hanging="360"/>
      </w:pPr>
      <w:rPr>
        <w:rFonts w:ascii="Symbol" w:hAnsi="Symbol" w:hint="default"/>
      </w:rPr>
    </w:lvl>
    <w:lvl w:ilvl="7" w:tplc="C3866518">
      <w:start w:val="1"/>
      <w:numFmt w:val="bullet"/>
      <w:lvlText w:val="o"/>
      <w:lvlJc w:val="left"/>
      <w:pPr>
        <w:ind w:left="5760" w:hanging="360"/>
      </w:pPr>
      <w:rPr>
        <w:rFonts w:ascii="Courier New" w:hAnsi="Courier New" w:hint="default"/>
      </w:rPr>
    </w:lvl>
    <w:lvl w:ilvl="8" w:tplc="C7907156">
      <w:start w:val="1"/>
      <w:numFmt w:val="bullet"/>
      <w:lvlText w:val=""/>
      <w:lvlJc w:val="left"/>
      <w:pPr>
        <w:ind w:left="6480" w:hanging="360"/>
      </w:pPr>
      <w:rPr>
        <w:rFonts w:ascii="Wingdings" w:hAnsi="Wingdings" w:hint="default"/>
      </w:rPr>
    </w:lvl>
  </w:abstractNum>
  <w:abstractNum w:abstractNumId="24" w15:restartNumberingAfterBreak="0">
    <w:nsid w:val="49958FBF"/>
    <w:multiLevelType w:val="hybridMultilevel"/>
    <w:tmpl w:val="FFFFFFFF"/>
    <w:lvl w:ilvl="0" w:tplc="CF6E4D8C">
      <w:start w:val="1"/>
      <w:numFmt w:val="bullet"/>
      <w:lvlText w:val=""/>
      <w:lvlJc w:val="left"/>
      <w:pPr>
        <w:ind w:left="720" w:hanging="360"/>
      </w:pPr>
      <w:rPr>
        <w:rFonts w:ascii="Symbol" w:hAnsi="Symbol" w:hint="default"/>
      </w:rPr>
    </w:lvl>
    <w:lvl w:ilvl="1" w:tplc="598835E0">
      <w:start w:val="1"/>
      <w:numFmt w:val="bullet"/>
      <w:lvlText w:val="o"/>
      <w:lvlJc w:val="left"/>
      <w:pPr>
        <w:ind w:left="1440" w:hanging="360"/>
      </w:pPr>
      <w:rPr>
        <w:rFonts w:ascii="Courier New" w:hAnsi="Courier New" w:hint="default"/>
      </w:rPr>
    </w:lvl>
    <w:lvl w:ilvl="2" w:tplc="2564DE24">
      <w:start w:val="1"/>
      <w:numFmt w:val="bullet"/>
      <w:lvlText w:val=""/>
      <w:lvlJc w:val="left"/>
      <w:pPr>
        <w:ind w:left="2160" w:hanging="360"/>
      </w:pPr>
      <w:rPr>
        <w:rFonts w:ascii="Wingdings" w:hAnsi="Wingdings" w:hint="default"/>
      </w:rPr>
    </w:lvl>
    <w:lvl w:ilvl="3" w:tplc="98209406">
      <w:start w:val="1"/>
      <w:numFmt w:val="bullet"/>
      <w:lvlText w:val=""/>
      <w:lvlJc w:val="left"/>
      <w:pPr>
        <w:ind w:left="2880" w:hanging="360"/>
      </w:pPr>
      <w:rPr>
        <w:rFonts w:ascii="Symbol" w:hAnsi="Symbol" w:hint="default"/>
      </w:rPr>
    </w:lvl>
    <w:lvl w:ilvl="4" w:tplc="51D01BC4">
      <w:start w:val="1"/>
      <w:numFmt w:val="bullet"/>
      <w:lvlText w:val="o"/>
      <w:lvlJc w:val="left"/>
      <w:pPr>
        <w:ind w:left="3600" w:hanging="360"/>
      </w:pPr>
      <w:rPr>
        <w:rFonts w:ascii="Courier New" w:hAnsi="Courier New" w:hint="default"/>
      </w:rPr>
    </w:lvl>
    <w:lvl w:ilvl="5" w:tplc="7E58735C">
      <w:start w:val="1"/>
      <w:numFmt w:val="bullet"/>
      <w:lvlText w:val=""/>
      <w:lvlJc w:val="left"/>
      <w:pPr>
        <w:ind w:left="4320" w:hanging="360"/>
      </w:pPr>
      <w:rPr>
        <w:rFonts w:ascii="Wingdings" w:hAnsi="Wingdings" w:hint="default"/>
      </w:rPr>
    </w:lvl>
    <w:lvl w:ilvl="6" w:tplc="F7C01A70">
      <w:start w:val="1"/>
      <w:numFmt w:val="bullet"/>
      <w:lvlText w:val=""/>
      <w:lvlJc w:val="left"/>
      <w:pPr>
        <w:ind w:left="5040" w:hanging="360"/>
      </w:pPr>
      <w:rPr>
        <w:rFonts w:ascii="Symbol" w:hAnsi="Symbol" w:hint="default"/>
      </w:rPr>
    </w:lvl>
    <w:lvl w:ilvl="7" w:tplc="BD969C94">
      <w:start w:val="1"/>
      <w:numFmt w:val="bullet"/>
      <w:lvlText w:val="o"/>
      <w:lvlJc w:val="left"/>
      <w:pPr>
        <w:ind w:left="5760" w:hanging="360"/>
      </w:pPr>
      <w:rPr>
        <w:rFonts w:ascii="Courier New" w:hAnsi="Courier New" w:hint="default"/>
      </w:rPr>
    </w:lvl>
    <w:lvl w:ilvl="8" w:tplc="7548CFB4">
      <w:start w:val="1"/>
      <w:numFmt w:val="bullet"/>
      <w:lvlText w:val=""/>
      <w:lvlJc w:val="left"/>
      <w:pPr>
        <w:ind w:left="6480" w:hanging="360"/>
      </w:pPr>
      <w:rPr>
        <w:rFonts w:ascii="Wingdings" w:hAnsi="Wingdings" w:hint="default"/>
      </w:rPr>
    </w:lvl>
  </w:abstractNum>
  <w:abstractNum w:abstractNumId="25" w15:restartNumberingAfterBreak="0">
    <w:nsid w:val="4D21F510"/>
    <w:multiLevelType w:val="hybridMultilevel"/>
    <w:tmpl w:val="FFFFFFFF"/>
    <w:lvl w:ilvl="0" w:tplc="93C2E924">
      <w:start w:val="1"/>
      <w:numFmt w:val="bullet"/>
      <w:lvlText w:val=""/>
      <w:lvlJc w:val="left"/>
      <w:pPr>
        <w:ind w:left="720" w:hanging="360"/>
      </w:pPr>
      <w:rPr>
        <w:rFonts w:ascii="Symbol" w:hAnsi="Symbol" w:hint="default"/>
      </w:rPr>
    </w:lvl>
    <w:lvl w:ilvl="1" w:tplc="A09CFE80">
      <w:start w:val="1"/>
      <w:numFmt w:val="bullet"/>
      <w:lvlText w:val="o"/>
      <w:lvlJc w:val="left"/>
      <w:pPr>
        <w:ind w:left="1440" w:hanging="360"/>
      </w:pPr>
      <w:rPr>
        <w:rFonts w:ascii="Courier New" w:hAnsi="Courier New" w:hint="default"/>
      </w:rPr>
    </w:lvl>
    <w:lvl w:ilvl="2" w:tplc="33E06E10">
      <w:start w:val="1"/>
      <w:numFmt w:val="bullet"/>
      <w:lvlText w:val=""/>
      <w:lvlJc w:val="left"/>
      <w:pPr>
        <w:ind w:left="2160" w:hanging="360"/>
      </w:pPr>
      <w:rPr>
        <w:rFonts w:ascii="Wingdings" w:hAnsi="Wingdings" w:hint="default"/>
      </w:rPr>
    </w:lvl>
    <w:lvl w:ilvl="3" w:tplc="F6AEFF4C">
      <w:start w:val="1"/>
      <w:numFmt w:val="bullet"/>
      <w:lvlText w:val=""/>
      <w:lvlJc w:val="left"/>
      <w:pPr>
        <w:ind w:left="2880" w:hanging="360"/>
      </w:pPr>
      <w:rPr>
        <w:rFonts w:ascii="Symbol" w:hAnsi="Symbol" w:hint="default"/>
      </w:rPr>
    </w:lvl>
    <w:lvl w:ilvl="4" w:tplc="A5E2457C">
      <w:start w:val="1"/>
      <w:numFmt w:val="bullet"/>
      <w:lvlText w:val="o"/>
      <w:lvlJc w:val="left"/>
      <w:pPr>
        <w:ind w:left="3600" w:hanging="360"/>
      </w:pPr>
      <w:rPr>
        <w:rFonts w:ascii="Courier New" w:hAnsi="Courier New" w:hint="default"/>
      </w:rPr>
    </w:lvl>
    <w:lvl w:ilvl="5" w:tplc="2E16871E">
      <w:start w:val="1"/>
      <w:numFmt w:val="bullet"/>
      <w:lvlText w:val=""/>
      <w:lvlJc w:val="left"/>
      <w:pPr>
        <w:ind w:left="4320" w:hanging="360"/>
      </w:pPr>
      <w:rPr>
        <w:rFonts w:ascii="Wingdings" w:hAnsi="Wingdings" w:hint="default"/>
      </w:rPr>
    </w:lvl>
    <w:lvl w:ilvl="6" w:tplc="0A829F96">
      <w:start w:val="1"/>
      <w:numFmt w:val="bullet"/>
      <w:lvlText w:val=""/>
      <w:lvlJc w:val="left"/>
      <w:pPr>
        <w:ind w:left="5040" w:hanging="360"/>
      </w:pPr>
      <w:rPr>
        <w:rFonts w:ascii="Symbol" w:hAnsi="Symbol" w:hint="default"/>
      </w:rPr>
    </w:lvl>
    <w:lvl w:ilvl="7" w:tplc="D008600A">
      <w:start w:val="1"/>
      <w:numFmt w:val="bullet"/>
      <w:lvlText w:val="o"/>
      <w:lvlJc w:val="left"/>
      <w:pPr>
        <w:ind w:left="5760" w:hanging="360"/>
      </w:pPr>
      <w:rPr>
        <w:rFonts w:ascii="Courier New" w:hAnsi="Courier New" w:hint="default"/>
      </w:rPr>
    </w:lvl>
    <w:lvl w:ilvl="8" w:tplc="F14A3072">
      <w:start w:val="1"/>
      <w:numFmt w:val="bullet"/>
      <w:lvlText w:val=""/>
      <w:lvlJc w:val="left"/>
      <w:pPr>
        <w:ind w:left="6480" w:hanging="360"/>
      </w:pPr>
      <w:rPr>
        <w:rFonts w:ascii="Wingdings" w:hAnsi="Wingdings" w:hint="default"/>
      </w:rPr>
    </w:lvl>
  </w:abstractNum>
  <w:abstractNum w:abstractNumId="26" w15:restartNumberingAfterBreak="0">
    <w:nsid w:val="4F332DAD"/>
    <w:multiLevelType w:val="hybridMultilevel"/>
    <w:tmpl w:val="E118D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E4AC0E"/>
    <w:multiLevelType w:val="hybridMultilevel"/>
    <w:tmpl w:val="FFFFFFFF"/>
    <w:lvl w:ilvl="0" w:tplc="C2B63226">
      <w:start w:val="1"/>
      <w:numFmt w:val="bullet"/>
      <w:lvlText w:val=""/>
      <w:lvlJc w:val="left"/>
      <w:pPr>
        <w:ind w:left="720" w:hanging="360"/>
      </w:pPr>
      <w:rPr>
        <w:rFonts w:ascii="Symbol" w:hAnsi="Symbol" w:hint="default"/>
      </w:rPr>
    </w:lvl>
    <w:lvl w:ilvl="1" w:tplc="40AA2F38">
      <w:start w:val="1"/>
      <w:numFmt w:val="bullet"/>
      <w:lvlText w:val="o"/>
      <w:lvlJc w:val="left"/>
      <w:pPr>
        <w:ind w:left="1440" w:hanging="360"/>
      </w:pPr>
      <w:rPr>
        <w:rFonts w:ascii="Courier New" w:hAnsi="Courier New" w:hint="default"/>
      </w:rPr>
    </w:lvl>
    <w:lvl w:ilvl="2" w:tplc="DBE67F76">
      <w:start w:val="1"/>
      <w:numFmt w:val="bullet"/>
      <w:lvlText w:val=""/>
      <w:lvlJc w:val="left"/>
      <w:pPr>
        <w:ind w:left="2160" w:hanging="360"/>
      </w:pPr>
      <w:rPr>
        <w:rFonts w:ascii="Wingdings" w:hAnsi="Wingdings" w:hint="default"/>
      </w:rPr>
    </w:lvl>
    <w:lvl w:ilvl="3" w:tplc="3560FED4">
      <w:start w:val="1"/>
      <w:numFmt w:val="bullet"/>
      <w:lvlText w:val=""/>
      <w:lvlJc w:val="left"/>
      <w:pPr>
        <w:ind w:left="2880" w:hanging="360"/>
      </w:pPr>
      <w:rPr>
        <w:rFonts w:ascii="Symbol" w:hAnsi="Symbol" w:hint="default"/>
      </w:rPr>
    </w:lvl>
    <w:lvl w:ilvl="4" w:tplc="A4C49A8E">
      <w:start w:val="1"/>
      <w:numFmt w:val="bullet"/>
      <w:lvlText w:val="o"/>
      <w:lvlJc w:val="left"/>
      <w:pPr>
        <w:ind w:left="3600" w:hanging="360"/>
      </w:pPr>
      <w:rPr>
        <w:rFonts w:ascii="Courier New" w:hAnsi="Courier New" w:hint="default"/>
      </w:rPr>
    </w:lvl>
    <w:lvl w:ilvl="5" w:tplc="A8DA601C">
      <w:start w:val="1"/>
      <w:numFmt w:val="bullet"/>
      <w:lvlText w:val=""/>
      <w:lvlJc w:val="left"/>
      <w:pPr>
        <w:ind w:left="4320" w:hanging="360"/>
      </w:pPr>
      <w:rPr>
        <w:rFonts w:ascii="Wingdings" w:hAnsi="Wingdings" w:hint="default"/>
      </w:rPr>
    </w:lvl>
    <w:lvl w:ilvl="6" w:tplc="7E88CD28">
      <w:start w:val="1"/>
      <w:numFmt w:val="bullet"/>
      <w:lvlText w:val=""/>
      <w:lvlJc w:val="left"/>
      <w:pPr>
        <w:ind w:left="5040" w:hanging="360"/>
      </w:pPr>
      <w:rPr>
        <w:rFonts w:ascii="Symbol" w:hAnsi="Symbol" w:hint="default"/>
      </w:rPr>
    </w:lvl>
    <w:lvl w:ilvl="7" w:tplc="2F308DAA">
      <w:start w:val="1"/>
      <w:numFmt w:val="bullet"/>
      <w:lvlText w:val="o"/>
      <w:lvlJc w:val="left"/>
      <w:pPr>
        <w:ind w:left="5760" w:hanging="360"/>
      </w:pPr>
      <w:rPr>
        <w:rFonts w:ascii="Courier New" w:hAnsi="Courier New" w:hint="default"/>
      </w:rPr>
    </w:lvl>
    <w:lvl w:ilvl="8" w:tplc="5284EE5E">
      <w:start w:val="1"/>
      <w:numFmt w:val="bullet"/>
      <w:lvlText w:val=""/>
      <w:lvlJc w:val="left"/>
      <w:pPr>
        <w:ind w:left="6480" w:hanging="360"/>
      </w:pPr>
      <w:rPr>
        <w:rFonts w:ascii="Wingdings" w:hAnsi="Wingdings" w:hint="default"/>
      </w:rPr>
    </w:lvl>
  </w:abstractNum>
  <w:abstractNum w:abstractNumId="28" w15:restartNumberingAfterBreak="0">
    <w:nsid w:val="5947E826"/>
    <w:multiLevelType w:val="hybridMultilevel"/>
    <w:tmpl w:val="FFFFFFFF"/>
    <w:lvl w:ilvl="0" w:tplc="17E276E4">
      <w:start w:val="1"/>
      <w:numFmt w:val="bullet"/>
      <w:lvlText w:val=""/>
      <w:lvlJc w:val="left"/>
      <w:pPr>
        <w:ind w:left="1080" w:hanging="360"/>
      </w:pPr>
      <w:rPr>
        <w:rFonts w:ascii="Symbol" w:hAnsi="Symbol" w:hint="default"/>
      </w:rPr>
    </w:lvl>
    <w:lvl w:ilvl="1" w:tplc="AB9C18A2">
      <w:start w:val="1"/>
      <w:numFmt w:val="bullet"/>
      <w:lvlText w:val="o"/>
      <w:lvlJc w:val="left"/>
      <w:pPr>
        <w:ind w:left="1800" w:hanging="360"/>
      </w:pPr>
      <w:rPr>
        <w:rFonts w:ascii="Courier New" w:hAnsi="Courier New" w:hint="default"/>
      </w:rPr>
    </w:lvl>
    <w:lvl w:ilvl="2" w:tplc="43C42884">
      <w:start w:val="1"/>
      <w:numFmt w:val="bullet"/>
      <w:lvlText w:val=""/>
      <w:lvlJc w:val="left"/>
      <w:pPr>
        <w:ind w:left="2520" w:hanging="360"/>
      </w:pPr>
      <w:rPr>
        <w:rFonts w:ascii="Wingdings" w:hAnsi="Wingdings" w:hint="default"/>
      </w:rPr>
    </w:lvl>
    <w:lvl w:ilvl="3" w:tplc="B7A00B42">
      <w:start w:val="1"/>
      <w:numFmt w:val="bullet"/>
      <w:lvlText w:val=""/>
      <w:lvlJc w:val="left"/>
      <w:pPr>
        <w:ind w:left="3240" w:hanging="360"/>
      </w:pPr>
      <w:rPr>
        <w:rFonts w:ascii="Symbol" w:hAnsi="Symbol" w:hint="default"/>
      </w:rPr>
    </w:lvl>
    <w:lvl w:ilvl="4" w:tplc="49F8FE66">
      <w:start w:val="1"/>
      <w:numFmt w:val="bullet"/>
      <w:lvlText w:val="o"/>
      <w:lvlJc w:val="left"/>
      <w:pPr>
        <w:ind w:left="3960" w:hanging="360"/>
      </w:pPr>
      <w:rPr>
        <w:rFonts w:ascii="Courier New" w:hAnsi="Courier New" w:hint="default"/>
      </w:rPr>
    </w:lvl>
    <w:lvl w:ilvl="5" w:tplc="1CC660F4">
      <w:start w:val="1"/>
      <w:numFmt w:val="bullet"/>
      <w:lvlText w:val=""/>
      <w:lvlJc w:val="left"/>
      <w:pPr>
        <w:ind w:left="4680" w:hanging="360"/>
      </w:pPr>
      <w:rPr>
        <w:rFonts w:ascii="Wingdings" w:hAnsi="Wingdings" w:hint="default"/>
      </w:rPr>
    </w:lvl>
    <w:lvl w:ilvl="6" w:tplc="E6D64598">
      <w:start w:val="1"/>
      <w:numFmt w:val="bullet"/>
      <w:lvlText w:val=""/>
      <w:lvlJc w:val="left"/>
      <w:pPr>
        <w:ind w:left="5400" w:hanging="360"/>
      </w:pPr>
      <w:rPr>
        <w:rFonts w:ascii="Symbol" w:hAnsi="Symbol" w:hint="default"/>
      </w:rPr>
    </w:lvl>
    <w:lvl w:ilvl="7" w:tplc="40D4685E">
      <w:start w:val="1"/>
      <w:numFmt w:val="bullet"/>
      <w:lvlText w:val="o"/>
      <w:lvlJc w:val="left"/>
      <w:pPr>
        <w:ind w:left="6120" w:hanging="360"/>
      </w:pPr>
      <w:rPr>
        <w:rFonts w:ascii="Courier New" w:hAnsi="Courier New" w:hint="default"/>
      </w:rPr>
    </w:lvl>
    <w:lvl w:ilvl="8" w:tplc="76D689F8">
      <w:start w:val="1"/>
      <w:numFmt w:val="bullet"/>
      <w:lvlText w:val=""/>
      <w:lvlJc w:val="left"/>
      <w:pPr>
        <w:ind w:left="6840" w:hanging="360"/>
      </w:pPr>
      <w:rPr>
        <w:rFonts w:ascii="Wingdings" w:hAnsi="Wingdings" w:hint="default"/>
      </w:rPr>
    </w:lvl>
  </w:abstractNum>
  <w:abstractNum w:abstractNumId="29" w15:restartNumberingAfterBreak="0">
    <w:nsid w:val="5C8FBED1"/>
    <w:multiLevelType w:val="hybridMultilevel"/>
    <w:tmpl w:val="FFFFFFFF"/>
    <w:lvl w:ilvl="0" w:tplc="2A1CF38E">
      <w:start w:val="1"/>
      <w:numFmt w:val="bullet"/>
      <w:lvlText w:val="Ø"/>
      <w:lvlJc w:val="left"/>
      <w:pPr>
        <w:ind w:left="720" w:hanging="360"/>
      </w:pPr>
      <w:rPr>
        <w:rFonts w:ascii="Wingdings" w:hAnsi="Wingdings" w:hint="default"/>
      </w:rPr>
    </w:lvl>
    <w:lvl w:ilvl="1" w:tplc="1A9C531A">
      <w:start w:val="1"/>
      <w:numFmt w:val="bullet"/>
      <w:lvlText w:val="o"/>
      <w:lvlJc w:val="left"/>
      <w:pPr>
        <w:ind w:left="1440" w:hanging="360"/>
      </w:pPr>
      <w:rPr>
        <w:rFonts w:ascii="Courier New" w:hAnsi="Courier New" w:hint="default"/>
      </w:rPr>
    </w:lvl>
    <w:lvl w:ilvl="2" w:tplc="77D48644">
      <w:start w:val="1"/>
      <w:numFmt w:val="bullet"/>
      <w:lvlText w:val=""/>
      <w:lvlJc w:val="left"/>
      <w:pPr>
        <w:ind w:left="2160" w:hanging="360"/>
      </w:pPr>
      <w:rPr>
        <w:rFonts w:ascii="Wingdings" w:hAnsi="Wingdings" w:hint="default"/>
      </w:rPr>
    </w:lvl>
    <w:lvl w:ilvl="3" w:tplc="599ACB7A">
      <w:start w:val="1"/>
      <w:numFmt w:val="bullet"/>
      <w:lvlText w:val=""/>
      <w:lvlJc w:val="left"/>
      <w:pPr>
        <w:ind w:left="2880" w:hanging="360"/>
      </w:pPr>
      <w:rPr>
        <w:rFonts w:ascii="Symbol" w:hAnsi="Symbol" w:hint="default"/>
      </w:rPr>
    </w:lvl>
    <w:lvl w:ilvl="4" w:tplc="B9F8FAE4">
      <w:start w:val="1"/>
      <w:numFmt w:val="bullet"/>
      <w:lvlText w:val="o"/>
      <w:lvlJc w:val="left"/>
      <w:pPr>
        <w:ind w:left="3600" w:hanging="360"/>
      </w:pPr>
      <w:rPr>
        <w:rFonts w:ascii="Courier New" w:hAnsi="Courier New" w:hint="default"/>
      </w:rPr>
    </w:lvl>
    <w:lvl w:ilvl="5" w:tplc="9D02D45C">
      <w:start w:val="1"/>
      <w:numFmt w:val="bullet"/>
      <w:lvlText w:val=""/>
      <w:lvlJc w:val="left"/>
      <w:pPr>
        <w:ind w:left="4320" w:hanging="360"/>
      </w:pPr>
      <w:rPr>
        <w:rFonts w:ascii="Wingdings" w:hAnsi="Wingdings" w:hint="default"/>
      </w:rPr>
    </w:lvl>
    <w:lvl w:ilvl="6" w:tplc="537C4C2C">
      <w:start w:val="1"/>
      <w:numFmt w:val="bullet"/>
      <w:lvlText w:val=""/>
      <w:lvlJc w:val="left"/>
      <w:pPr>
        <w:ind w:left="5040" w:hanging="360"/>
      </w:pPr>
      <w:rPr>
        <w:rFonts w:ascii="Symbol" w:hAnsi="Symbol" w:hint="default"/>
      </w:rPr>
    </w:lvl>
    <w:lvl w:ilvl="7" w:tplc="C25A8B66">
      <w:start w:val="1"/>
      <w:numFmt w:val="bullet"/>
      <w:lvlText w:val="o"/>
      <w:lvlJc w:val="left"/>
      <w:pPr>
        <w:ind w:left="5760" w:hanging="360"/>
      </w:pPr>
      <w:rPr>
        <w:rFonts w:ascii="Courier New" w:hAnsi="Courier New" w:hint="default"/>
      </w:rPr>
    </w:lvl>
    <w:lvl w:ilvl="8" w:tplc="4FD4E3AE">
      <w:start w:val="1"/>
      <w:numFmt w:val="bullet"/>
      <w:lvlText w:val=""/>
      <w:lvlJc w:val="left"/>
      <w:pPr>
        <w:ind w:left="6480" w:hanging="360"/>
      </w:pPr>
      <w:rPr>
        <w:rFonts w:ascii="Wingdings" w:hAnsi="Wingdings" w:hint="default"/>
      </w:rPr>
    </w:lvl>
  </w:abstractNum>
  <w:abstractNum w:abstractNumId="30" w15:restartNumberingAfterBreak="0">
    <w:nsid w:val="5F2ABADB"/>
    <w:multiLevelType w:val="hybridMultilevel"/>
    <w:tmpl w:val="FFFFFFFF"/>
    <w:lvl w:ilvl="0" w:tplc="7E32A912">
      <w:start w:val="1"/>
      <w:numFmt w:val="bullet"/>
      <w:lvlText w:val=""/>
      <w:lvlJc w:val="left"/>
      <w:pPr>
        <w:ind w:left="1080" w:hanging="360"/>
      </w:pPr>
      <w:rPr>
        <w:rFonts w:ascii="Symbol" w:hAnsi="Symbol" w:hint="default"/>
      </w:rPr>
    </w:lvl>
    <w:lvl w:ilvl="1" w:tplc="B2AABBD8">
      <w:start w:val="1"/>
      <w:numFmt w:val="bullet"/>
      <w:lvlText w:val="o"/>
      <w:lvlJc w:val="left"/>
      <w:pPr>
        <w:ind w:left="1800" w:hanging="360"/>
      </w:pPr>
      <w:rPr>
        <w:rFonts w:ascii="Courier New" w:hAnsi="Courier New" w:hint="default"/>
      </w:rPr>
    </w:lvl>
    <w:lvl w:ilvl="2" w:tplc="D520D37C">
      <w:start w:val="1"/>
      <w:numFmt w:val="bullet"/>
      <w:lvlText w:val=""/>
      <w:lvlJc w:val="left"/>
      <w:pPr>
        <w:ind w:left="2520" w:hanging="360"/>
      </w:pPr>
      <w:rPr>
        <w:rFonts w:ascii="Wingdings" w:hAnsi="Wingdings" w:hint="default"/>
      </w:rPr>
    </w:lvl>
    <w:lvl w:ilvl="3" w:tplc="F19456F6">
      <w:start w:val="1"/>
      <w:numFmt w:val="bullet"/>
      <w:lvlText w:val=""/>
      <w:lvlJc w:val="left"/>
      <w:pPr>
        <w:ind w:left="3240" w:hanging="360"/>
      </w:pPr>
      <w:rPr>
        <w:rFonts w:ascii="Symbol" w:hAnsi="Symbol" w:hint="default"/>
      </w:rPr>
    </w:lvl>
    <w:lvl w:ilvl="4" w:tplc="8000F9FA">
      <w:start w:val="1"/>
      <w:numFmt w:val="bullet"/>
      <w:lvlText w:val="o"/>
      <w:lvlJc w:val="left"/>
      <w:pPr>
        <w:ind w:left="3960" w:hanging="360"/>
      </w:pPr>
      <w:rPr>
        <w:rFonts w:ascii="Courier New" w:hAnsi="Courier New" w:hint="default"/>
      </w:rPr>
    </w:lvl>
    <w:lvl w:ilvl="5" w:tplc="996E7540">
      <w:start w:val="1"/>
      <w:numFmt w:val="bullet"/>
      <w:lvlText w:val=""/>
      <w:lvlJc w:val="left"/>
      <w:pPr>
        <w:ind w:left="4680" w:hanging="360"/>
      </w:pPr>
      <w:rPr>
        <w:rFonts w:ascii="Wingdings" w:hAnsi="Wingdings" w:hint="default"/>
      </w:rPr>
    </w:lvl>
    <w:lvl w:ilvl="6" w:tplc="B010DECC">
      <w:start w:val="1"/>
      <w:numFmt w:val="bullet"/>
      <w:lvlText w:val=""/>
      <w:lvlJc w:val="left"/>
      <w:pPr>
        <w:ind w:left="5400" w:hanging="360"/>
      </w:pPr>
      <w:rPr>
        <w:rFonts w:ascii="Symbol" w:hAnsi="Symbol" w:hint="default"/>
      </w:rPr>
    </w:lvl>
    <w:lvl w:ilvl="7" w:tplc="C2968150">
      <w:start w:val="1"/>
      <w:numFmt w:val="bullet"/>
      <w:lvlText w:val="o"/>
      <w:lvlJc w:val="left"/>
      <w:pPr>
        <w:ind w:left="6120" w:hanging="360"/>
      </w:pPr>
      <w:rPr>
        <w:rFonts w:ascii="Courier New" w:hAnsi="Courier New" w:hint="default"/>
      </w:rPr>
    </w:lvl>
    <w:lvl w:ilvl="8" w:tplc="5FCEF99C">
      <w:start w:val="1"/>
      <w:numFmt w:val="bullet"/>
      <w:lvlText w:val=""/>
      <w:lvlJc w:val="left"/>
      <w:pPr>
        <w:ind w:left="6840" w:hanging="360"/>
      </w:pPr>
      <w:rPr>
        <w:rFonts w:ascii="Wingdings" w:hAnsi="Wingdings" w:hint="default"/>
      </w:rPr>
    </w:lvl>
  </w:abstractNum>
  <w:abstractNum w:abstractNumId="31" w15:restartNumberingAfterBreak="0">
    <w:nsid w:val="61750B89"/>
    <w:multiLevelType w:val="hybridMultilevel"/>
    <w:tmpl w:val="4BE0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D1D6B6"/>
    <w:multiLevelType w:val="hybridMultilevel"/>
    <w:tmpl w:val="FFFFFFFF"/>
    <w:lvl w:ilvl="0" w:tplc="F800A68E">
      <w:start w:val="1"/>
      <w:numFmt w:val="bullet"/>
      <w:lvlText w:val=""/>
      <w:lvlJc w:val="left"/>
      <w:pPr>
        <w:ind w:left="720" w:hanging="360"/>
      </w:pPr>
      <w:rPr>
        <w:rFonts w:ascii="Symbol" w:hAnsi="Symbol" w:hint="default"/>
      </w:rPr>
    </w:lvl>
    <w:lvl w:ilvl="1" w:tplc="28940CD8">
      <w:start w:val="1"/>
      <w:numFmt w:val="bullet"/>
      <w:lvlText w:val="o"/>
      <w:lvlJc w:val="left"/>
      <w:pPr>
        <w:ind w:left="1440" w:hanging="360"/>
      </w:pPr>
      <w:rPr>
        <w:rFonts w:ascii="Courier New" w:hAnsi="Courier New" w:hint="default"/>
      </w:rPr>
    </w:lvl>
    <w:lvl w:ilvl="2" w:tplc="06903714">
      <w:start w:val="1"/>
      <w:numFmt w:val="bullet"/>
      <w:lvlText w:val=""/>
      <w:lvlJc w:val="left"/>
      <w:pPr>
        <w:ind w:left="2160" w:hanging="360"/>
      </w:pPr>
      <w:rPr>
        <w:rFonts w:ascii="Wingdings" w:hAnsi="Wingdings" w:hint="default"/>
      </w:rPr>
    </w:lvl>
    <w:lvl w:ilvl="3" w:tplc="6BECBAEC">
      <w:start w:val="1"/>
      <w:numFmt w:val="bullet"/>
      <w:lvlText w:val=""/>
      <w:lvlJc w:val="left"/>
      <w:pPr>
        <w:ind w:left="2880" w:hanging="360"/>
      </w:pPr>
      <w:rPr>
        <w:rFonts w:ascii="Symbol" w:hAnsi="Symbol" w:hint="default"/>
      </w:rPr>
    </w:lvl>
    <w:lvl w:ilvl="4" w:tplc="64A69F6A">
      <w:start w:val="1"/>
      <w:numFmt w:val="bullet"/>
      <w:lvlText w:val="o"/>
      <w:lvlJc w:val="left"/>
      <w:pPr>
        <w:ind w:left="3600" w:hanging="360"/>
      </w:pPr>
      <w:rPr>
        <w:rFonts w:ascii="Courier New" w:hAnsi="Courier New" w:hint="default"/>
      </w:rPr>
    </w:lvl>
    <w:lvl w:ilvl="5" w:tplc="3ECEC188">
      <w:start w:val="1"/>
      <w:numFmt w:val="bullet"/>
      <w:lvlText w:val=""/>
      <w:lvlJc w:val="left"/>
      <w:pPr>
        <w:ind w:left="4320" w:hanging="360"/>
      </w:pPr>
      <w:rPr>
        <w:rFonts w:ascii="Wingdings" w:hAnsi="Wingdings" w:hint="default"/>
      </w:rPr>
    </w:lvl>
    <w:lvl w:ilvl="6" w:tplc="20745FF4">
      <w:start w:val="1"/>
      <w:numFmt w:val="bullet"/>
      <w:lvlText w:val=""/>
      <w:lvlJc w:val="left"/>
      <w:pPr>
        <w:ind w:left="5040" w:hanging="360"/>
      </w:pPr>
      <w:rPr>
        <w:rFonts w:ascii="Symbol" w:hAnsi="Symbol" w:hint="default"/>
      </w:rPr>
    </w:lvl>
    <w:lvl w:ilvl="7" w:tplc="97C61334">
      <w:start w:val="1"/>
      <w:numFmt w:val="bullet"/>
      <w:lvlText w:val="o"/>
      <w:lvlJc w:val="left"/>
      <w:pPr>
        <w:ind w:left="5760" w:hanging="360"/>
      </w:pPr>
      <w:rPr>
        <w:rFonts w:ascii="Courier New" w:hAnsi="Courier New" w:hint="default"/>
      </w:rPr>
    </w:lvl>
    <w:lvl w:ilvl="8" w:tplc="12D0F8CC">
      <w:start w:val="1"/>
      <w:numFmt w:val="bullet"/>
      <w:lvlText w:val=""/>
      <w:lvlJc w:val="left"/>
      <w:pPr>
        <w:ind w:left="6480" w:hanging="360"/>
      </w:pPr>
      <w:rPr>
        <w:rFonts w:ascii="Wingdings" w:hAnsi="Wingdings" w:hint="default"/>
      </w:rPr>
    </w:lvl>
  </w:abstractNum>
  <w:abstractNum w:abstractNumId="33" w15:restartNumberingAfterBreak="0">
    <w:nsid w:val="6CF985F6"/>
    <w:multiLevelType w:val="hybridMultilevel"/>
    <w:tmpl w:val="FFFFFFFF"/>
    <w:lvl w:ilvl="0" w:tplc="AA60A4B8">
      <w:start w:val="1"/>
      <w:numFmt w:val="bullet"/>
      <w:lvlText w:val=""/>
      <w:lvlJc w:val="left"/>
      <w:pPr>
        <w:ind w:left="1440" w:hanging="360"/>
      </w:pPr>
      <w:rPr>
        <w:rFonts w:ascii="Symbol" w:hAnsi="Symbol" w:hint="default"/>
      </w:rPr>
    </w:lvl>
    <w:lvl w:ilvl="1" w:tplc="C26C1B94">
      <w:start w:val="1"/>
      <w:numFmt w:val="bullet"/>
      <w:lvlText w:val="o"/>
      <w:lvlJc w:val="left"/>
      <w:pPr>
        <w:ind w:left="2160" w:hanging="360"/>
      </w:pPr>
      <w:rPr>
        <w:rFonts w:ascii="Courier New" w:hAnsi="Courier New" w:hint="default"/>
      </w:rPr>
    </w:lvl>
    <w:lvl w:ilvl="2" w:tplc="5D68B21C">
      <w:start w:val="1"/>
      <w:numFmt w:val="bullet"/>
      <w:lvlText w:val=""/>
      <w:lvlJc w:val="left"/>
      <w:pPr>
        <w:ind w:left="2880" w:hanging="360"/>
      </w:pPr>
      <w:rPr>
        <w:rFonts w:ascii="Wingdings" w:hAnsi="Wingdings" w:hint="default"/>
      </w:rPr>
    </w:lvl>
    <w:lvl w:ilvl="3" w:tplc="582616F2">
      <w:start w:val="1"/>
      <w:numFmt w:val="bullet"/>
      <w:lvlText w:val=""/>
      <w:lvlJc w:val="left"/>
      <w:pPr>
        <w:ind w:left="3600" w:hanging="360"/>
      </w:pPr>
      <w:rPr>
        <w:rFonts w:ascii="Symbol" w:hAnsi="Symbol" w:hint="default"/>
      </w:rPr>
    </w:lvl>
    <w:lvl w:ilvl="4" w:tplc="B71E7772">
      <w:start w:val="1"/>
      <w:numFmt w:val="bullet"/>
      <w:lvlText w:val="o"/>
      <w:lvlJc w:val="left"/>
      <w:pPr>
        <w:ind w:left="4320" w:hanging="360"/>
      </w:pPr>
      <w:rPr>
        <w:rFonts w:ascii="Courier New" w:hAnsi="Courier New" w:hint="default"/>
      </w:rPr>
    </w:lvl>
    <w:lvl w:ilvl="5" w:tplc="B7B8AFA2">
      <w:start w:val="1"/>
      <w:numFmt w:val="bullet"/>
      <w:lvlText w:val=""/>
      <w:lvlJc w:val="left"/>
      <w:pPr>
        <w:ind w:left="5040" w:hanging="360"/>
      </w:pPr>
      <w:rPr>
        <w:rFonts w:ascii="Wingdings" w:hAnsi="Wingdings" w:hint="default"/>
      </w:rPr>
    </w:lvl>
    <w:lvl w:ilvl="6" w:tplc="6604FEB8">
      <w:start w:val="1"/>
      <w:numFmt w:val="bullet"/>
      <w:lvlText w:val=""/>
      <w:lvlJc w:val="left"/>
      <w:pPr>
        <w:ind w:left="5760" w:hanging="360"/>
      </w:pPr>
      <w:rPr>
        <w:rFonts w:ascii="Symbol" w:hAnsi="Symbol" w:hint="default"/>
      </w:rPr>
    </w:lvl>
    <w:lvl w:ilvl="7" w:tplc="72DAA2C4">
      <w:start w:val="1"/>
      <w:numFmt w:val="bullet"/>
      <w:lvlText w:val="o"/>
      <w:lvlJc w:val="left"/>
      <w:pPr>
        <w:ind w:left="6480" w:hanging="360"/>
      </w:pPr>
      <w:rPr>
        <w:rFonts w:ascii="Courier New" w:hAnsi="Courier New" w:hint="default"/>
      </w:rPr>
    </w:lvl>
    <w:lvl w:ilvl="8" w:tplc="D8328CE6">
      <w:start w:val="1"/>
      <w:numFmt w:val="bullet"/>
      <w:lvlText w:val=""/>
      <w:lvlJc w:val="left"/>
      <w:pPr>
        <w:ind w:left="7200" w:hanging="360"/>
      </w:pPr>
      <w:rPr>
        <w:rFonts w:ascii="Wingdings" w:hAnsi="Wingdings" w:hint="default"/>
      </w:rPr>
    </w:lvl>
  </w:abstractNum>
  <w:abstractNum w:abstractNumId="34" w15:restartNumberingAfterBreak="0">
    <w:nsid w:val="712864CB"/>
    <w:multiLevelType w:val="hybridMultilevel"/>
    <w:tmpl w:val="ECA4FD66"/>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35" w15:restartNumberingAfterBreak="0">
    <w:nsid w:val="72CC570A"/>
    <w:multiLevelType w:val="hybridMultilevel"/>
    <w:tmpl w:val="BE00BC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4A4032A"/>
    <w:multiLevelType w:val="hybridMultilevel"/>
    <w:tmpl w:val="92E49D76"/>
    <w:lvl w:ilvl="0" w:tplc="2BA4BE0A">
      <w:start w:val="1"/>
      <w:numFmt w:val="bullet"/>
      <w:lvlText w:val="·"/>
      <w:lvlJc w:val="left"/>
      <w:pPr>
        <w:ind w:left="720" w:hanging="360"/>
      </w:pPr>
      <w:rPr>
        <w:rFonts w:ascii="Symbol" w:hAnsi="Symbol" w:hint="default"/>
      </w:rPr>
    </w:lvl>
    <w:lvl w:ilvl="1" w:tplc="29DE75A6">
      <w:start w:val="1"/>
      <w:numFmt w:val="bullet"/>
      <w:lvlText w:val="o"/>
      <w:lvlJc w:val="left"/>
      <w:pPr>
        <w:ind w:left="1440" w:hanging="360"/>
      </w:pPr>
      <w:rPr>
        <w:rFonts w:ascii="Courier New" w:hAnsi="Courier New" w:hint="default"/>
      </w:rPr>
    </w:lvl>
    <w:lvl w:ilvl="2" w:tplc="F86277C8">
      <w:start w:val="1"/>
      <w:numFmt w:val="bullet"/>
      <w:lvlText w:val=""/>
      <w:lvlJc w:val="left"/>
      <w:pPr>
        <w:ind w:left="2160" w:hanging="360"/>
      </w:pPr>
      <w:rPr>
        <w:rFonts w:ascii="Wingdings" w:hAnsi="Wingdings" w:hint="default"/>
      </w:rPr>
    </w:lvl>
    <w:lvl w:ilvl="3" w:tplc="D04CB222">
      <w:start w:val="1"/>
      <w:numFmt w:val="bullet"/>
      <w:lvlText w:val=""/>
      <w:lvlJc w:val="left"/>
      <w:pPr>
        <w:ind w:left="2880" w:hanging="360"/>
      </w:pPr>
      <w:rPr>
        <w:rFonts w:ascii="Symbol" w:hAnsi="Symbol" w:hint="default"/>
      </w:rPr>
    </w:lvl>
    <w:lvl w:ilvl="4" w:tplc="3A146874">
      <w:start w:val="1"/>
      <w:numFmt w:val="bullet"/>
      <w:lvlText w:val="o"/>
      <w:lvlJc w:val="left"/>
      <w:pPr>
        <w:ind w:left="3600" w:hanging="360"/>
      </w:pPr>
      <w:rPr>
        <w:rFonts w:ascii="Courier New" w:hAnsi="Courier New" w:hint="default"/>
      </w:rPr>
    </w:lvl>
    <w:lvl w:ilvl="5" w:tplc="C0BC8086">
      <w:start w:val="1"/>
      <w:numFmt w:val="bullet"/>
      <w:lvlText w:val=""/>
      <w:lvlJc w:val="left"/>
      <w:pPr>
        <w:ind w:left="4320" w:hanging="360"/>
      </w:pPr>
      <w:rPr>
        <w:rFonts w:ascii="Wingdings" w:hAnsi="Wingdings" w:hint="default"/>
      </w:rPr>
    </w:lvl>
    <w:lvl w:ilvl="6" w:tplc="28EEA81A">
      <w:start w:val="1"/>
      <w:numFmt w:val="bullet"/>
      <w:lvlText w:val=""/>
      <w:lvlJc w:val="left"/>
      <w:pPr>
        <w:ind w:left="5040" w:hanging="360"/>
      </w:pPr>
      <w:rPr>
        <w:rFonts w:ascii="Symbol" w:hAnsi="Symbol" w:hint="default"/>
      </w:rPr>
    </w:lvl>
    <w:lvl w:ilvl="7" w:tplc="93D86A2C">
      <w:start w:val="1"/>
      <w:numFmt w:val="bullet"/>
      <w:lvlText w:val="o"/>
      <w:lvlJc w:val="left"/>
      <w:pPr>
        <w:ind w:left="5760" w:hanging="360"/>
      </w:pPr>
      <w:rPr>
        <w:rFonts w:ascii="Courier New" w:hAnsi="Courier New" w:hint="default"/>
      </w:rPr>
    </w:lvl>
    <w:lvl w:ilvl="8" w:tplc="83560A0A">
      <w:start w:val="1"/>
      <w:numFmt w:val="bullet"/>
      <w:lvlText w:val=""/>
      <w:lvlJc w:val="left"/>
      <w:pPr>
        <w:ind w:left="6480" w:hanging="360"/>
      </w:pPr>
      <w:rPr>
        <w:rFonts w:ascii="Wingdings" w:hAnsi="Wingdings" w:hint="default"/>
      </w:rPr>
    </w:lvl>
  </w:abstractNum>
  <w:abstractNum w:abstractNumId="37" w15:restartNumberingAfterBreak="0">
    <w:nsid w:val="7BC63FE8"/>
    <w:multiLevelType w:val="hybridMultilevel"/>
    <w:tmpl w:val="2F06690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E682564"/>
    <w:multiLevelType w:val="hybridMultilevel"/>
    <w:tmpl w:val="6024B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92670820">
    <w:abstractNumId w:val="24"/>
  </w:num>
  <w:num w:numId="2" w16cid:durableId="2042587355">
    <w:abstractNumId w:val="32"/>
  </w:num>
  <w:num w:numId="3" w16cid:durableId="581915089">
    <w:abstractNumId w:val="2"/>
  </w:num>
  <w:num w:numId="4" w16cid:durableId="1566138893">
    <w:abstractNumId w:val="20"/>
  </w:num>
  <w:num w:numId="5" w16cid:durableId="1060596801">
    <w:abstractNumId w:val="5"/>
  </w:num>
  <w:num w:numId="6" w16cid:durableId="204175593">
    <w:abstractNumId w:val="0"/>
  </w:num>
  <w:num w:numId="7" w16cid:durableId="1074817527">
    <w:abstractNumId w:val="27"/>
  </w:num>
  <w:num w:numId="8" w16cid:durableId="283780247">
    <w:abstractNumId w:val="14"/>
  </w:num>
  <w:num w:numId="9" w16cid:durableId="1796411042">
    <w:abstractNumId w:val="25"/>
  </w:num>
  <w:num w:numId="10" w16cid:durableId="31926672">
    <w:abstractNumId w:val="29"/>
  </w:num>
  <w:num w:numId="11" w16cid:durableId="529151729">
    <w:abstractNumId w:val="12"/>
  </w:num>
  <w:num w:numId="12" w16cid:durableId="650332004">
    <w:abstractNumId w:val="4"/>
  </w:num>
  <w:num w:numId="13" w16cid:durableId="1942685145">
    <w:abstractNumId w:val="9"/>
  </w:num>
  <w:num w:numId="14" w16cid:durableId="437333181">
    <w:abstractNumId w:val="16"/>
  </w:num>
  <w:num w:numId="15" w16cid:durableId="1675381573">
    <w:abstractNumId w:val="13"/>
  </w:num>
  <w:num w:numId="16" w16cid:durableId="1680308941">
    <w:abstractNumId w:val="8"/>
  </w:num>
  <w:num w:numId="17" w16cid:durableId="1199465628">
    <w:abstractNumId w:val="30"/>
  </w:num>
  <w:num w:numId="18" w16cid:durableId="218979985">
    <w:abstractNumId w:val="6"/>
  </w:num>
  <w:num w:numId="19" w16cid:durableId="2110271740">
    <w:abstractNumId w:val="28"/>
  </w:num>
  <w:num w:numId="20" w16cid:durableId="879782967">
    <w:abstractNumId w:val="33"/>
  </w:num>
  <w:num w:numId="21" w16cid:durableId="1788351843">
    <w:abstractNumId w:val="23"/>
  </w:num>
  <w:num w:numId="22" w16cid:durableId="355275522">
    <w:abstractNumId w:val="3"/>
  </w:num>
  <w:num w:numId="23" w16cid:durableId="1178468894">
    <w:abstractNumId w:val="22"/>
  </w:num>
  <w:num w:numId="24" w16cid:durableId="1548833002">
    <w:abstractNumId w:val="19"/>
  </w:num>
  <w:num w:numId="25" w16cid:durableId="1289434743">
    <w:abstractNumId w:val="17"/>
  </w:num>
  <w:num w:numId="26" w16cid:durableId="327565017">
    <w:abstractNumId w:val="7"/>
  </w:num>
  <w:num w:numId="27" w16cid:durableId="1156383456">
    <w:abstractNumId w:val="37"/>
  </w:num>
  <w:num w:numId="28" w16cid:durableId="1631671715">
    <w:abstractNumId w:val="31"/>
  </w:num>
  <w:num w:numId="29" w16cid:durableId="342442837">
    <w:abstractNumId w:val="38"/>
  </w:num>
  <w:num w:numId="30" w16cid:durableId="1310984747">
    <w:abstractNumId w:val="34"/>
  </w:num>
  <w:num w:numId="31" w16cid:durableId="1390492284">
    <w:abstractNumId w:val="35"/>
  </w:num>
  <w:num w:numId="32" w16cid:durableId="2143964566">
    <w:abstractNumId w:val="11"/>
  </w:num>
  <w:num w:numId="33" w16cid:durableId="694505164">
    <w:abstractNumId w:val="21"/>
  </w:num>
  <w:num w:numId="34" w16cid:durableId="786000115">
    <w:abstractNumId w:val="18"/>
  </w:num>
  <w:num w:numId="35" w16cid:durableId="1923685021">
    <w:abstractNumId w:val="26"/>
  </w:num>
  <w:num w:numId="36" w16cid:durableId="356583705">
    <w:abstractNumId w:val="10"/>
  </w:num>
  <w:num w:numId="37" w16cid:durableId="470707534">
    <w:abstractNumId w:val="15"/>
  </w:num>
  <w:num w:numId="38" w16cid:durableId="434404603">
    <w:abstractNumId w:val="36"/>
  </w:num>
  <w:num w:numId="39" w16cid:durableId="172501407">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9BE"/>
    <w:rsid w:val="0000436B"/>
    <w:rsid w:val="00013987"/>
    <w:rsid w:val="000175DB"/>
    <w:rsid w:val="00022332"/>
    <w:rsid w:val="00041E3C"/>
    <w:rsid w:val="000428BA"/>
    <w:rsid w:val="0004675B"/>
    <w:rsid w:val="00051B07"/>
    <w:rsid w:val="00060181"/>
    <w:rsid w:val="0006486C"/>
    <w:rsid w:val="00075A65"/>
    <w:rsid w:val="00076DE1"/>
    <w:rsid w:val="0008270A"/>
    <w:rsid w:val="000A56F1"/>
    <w:rsid w:val="000A64F9"/>
    <w:rsid w:val="000B0A3A"/>
    <w:rsid w:val="000B2A3A"/>
    <w:rsid w:val="000B2CDC"/>
    <w:rsid w:val="000B62E8"/>
    <w:rsid w:val="000D343D"/>
    <w:rsid w:val="000D5021"/>
    <w:rsid w:val="000D5A25"/>
    <w:rsid w:val="000E0F30"/>
    <w:rsid w:val="00110125"/>
    <w:rsid w:val="001127F2"/>
    <w:rsid w:val="00125F5C"/>
    <w:rsid w:val="00145659"/>
    <w:rsid w:val="001456FB"/>
    <w:rsid w:val="001626B3"/>
    <w:rsid w:val="0017091B"/>
    <w:rsid w:val="00173CAE"/>
    <w:rsid w:val="00173F6E"/>
    <w:rsid w:val="0018551B"/>
    <w:rsid w:val="001A00F9"/>
    <w:rsid w:val="001A01A5"/>
    <w:rsid w:val="001A2AC5"/>
    <w:rsid w:val="001B1BA3"/>
    <w:rsid w:val="001B6811"/>
    <w:rsid w:val="001C20C6"/>
    <w:rsid w:val="001D21E8"/>
    <w:rsid w:val="001D5FBB"/>
    <w:rsid w:val="001E5318"/>
    <w:rsid w:val="001F0197"/>
    <w:rsid w:val="001F0489"/>
    <w:rsid w:val="001F70B2"/>
    <w:rsid w:val="001F7E9B"/>
    <w:rsid w:val="00203B35"/>
    <w:rsid w:val="0021785E"/>
    <w:rsid w:val="00221046"/>
    <w:rsid w:val="00226D60"/>
    <w:rsid w:val="002327AF"/>
    <w:rsid w:val="00236122"/>
    <w:rsid w:val="00236AF0"/>
    <w:rsid w:val="00260D89"/>
    <w:rsid w:val="0026574A"/>
    <w:rsid w:val="00270F81"/>
    <w:rsid w:val="002761FB"/>
    <w:rsid w:val="0029105C"/>
    <w:rsid w:val="002953F2"/>
    <w:rsid w:val="002B3902"/>
    <w:rsid w:val="002B5333"/>
    <w:rsid w:val="002C0F5E"/>
    <w:rsid w:val="002D75F0"/>
    <w:rsid w:val="002E04A9"/>
    <w:rsid w:val="002E2675"/>
    <w:rsid w:val="00303CAF"/>
    <w:rsid w:val="00304651"/>
    <w:rsid w:val="00310939"/>
    <w:rsid w:val="003135FA"/>
    <w:rsid w:val="003139EC"/>
    <w:rsid w:val="00317DEC"/>
    <w:rsid w:val="0032499F"/>
    <w:rsid w:val="00331CD1"/>
    <w:rsid w:val="003410F6"/>
    <w:rsid w:val="00350CC0"/>
    <w:rsid w:val="00354429"/>
    <w:rsid w:val="00354C63"/>
    <w:rsid w:val="0036325A"/>
    <w:rsid w:val="003642F6"/>
    <w:rsid w:val="00367862"/>
    <w:rsid w:val="00375332"/>
    <w:rsid w:val="00383668"/>
    <w:rsid w:val="0038407A"/>
    <w:rsid w:val="00392CF7"/>
    <w:rsid w:val="003A4EAA"/>
    <w:rsid w:val="003B25D2"/>
    <w:rsid w:val="003B4803"/>
    <w:rsid w:val="003C3131"/>
    <w:rsid w:val="003C7B3E"/>
    <w:rsid w:val="003D6294"/>
    <w:rsid w:val="003E69AC"/>
    <w:rsid w:val="003F0C32"/>
    <w:rsid w:val="003F4A2E"/>
    <w:rsid w:val="003F6BE3"/>
    <w:rsid w:val="003F76ED"/>
    <w:rsid w:val="00411CEB"/>
    <w:rsid w:val="00414525"/>
    <w:rsid w:val="00415A55"/>
    <w:rsid w:val="004331EB"/>
    <w:rsid w:val="004425A2"/>
    <w:rsid w:val="00456DA6"/>
    <w:rsid w:val="00464565"/>
    <w:rsid w:val="00466AD6"/>
    <w:rsid w:val="00470F16"/>
    <w:rsid w:val="00473E57"/>
    <w:rsid w:val="00481D7A"/>
    <w:rsid w:val="00483553"/>
    <w:rsid w:val="00487F3E"/>
    <w:rsid w:val="00490E3C"/>
    <w:rsid w:val="00491312"/>
    <w:rsid w:val="00491BC0"/>
    <w:rsid w:val="004A11F1"/>
    <w:rsid w:val="004A2124"/>
    <w:rsid w:val="004A64C4"/>
    <w:rsid w:val="004A6DCE"/>
    <w:rsid w:val="004A70EC"/>
    <w:rsid w:val="004C6CEE"/>
    <w:rsid w:val="004C7391"/>
    <w:rsid w:val="004E6E4E"/>
    <w:rsid w:val="0050122E"/>
    <w:rsid w:val="00515392"/>
    <w:rsid w:val="00516710"/>
    <w:rsid w:val="00520646"/>
    <w:rsid w:val="00546C6D"/>
    <w:rsid w:val="00550BF3"/>
    <w:rsid w:val="00552065"/>
    <w:rsid w:val="00553521"/>
    <w:rsid w:val="0055734A"/>
    <w:rsid w:val="00560B30"/>
    <w:rsid w:val="00565E45"/>
    <w:rsid w:val="005721F3"/>
    <w:rsid w:val="00580F65"/>
    <w:rsid w:val="00582373"/>
    <w:rsid w:val="00587A59"/>
    <w:rsid w:val="005A1E99"/>
    <w:rsid w:val="005A32A5"/>
    <w:rsid w:val="005B1739"/>
    <w:rsid w:val="005C0143"/>
    <w:rsid w:val="005E0AA2"/>
    <w:rsid w:val="005F4BB0"/>
    <w:rsid w:val="005F7A6B"/>
    <w:rsid w:val="00600AB0"/>
    <w:rsid w:val="006010B7"/>
    <w:rsid w:val="00605EDD"/>
    <w:rsid w:val="00606DF1"/>
    <w:rsid w:val="00620E03"/>
    <w:rsid w:val="00623F55"/>
    <w:rsid w:val="00630328"/>
    <w:rsid w:val="006442AC"/>
    <w:rsid w:val="006554B7"/>
    <w:rsid w:val="00657F0C"/>
    <w:rsid w:val="00681843"/>
    <w:rsid w:val="00692075"/>
    <w:rsid w:val="0069404B"/>
    <w:rsid w:val="006A4F74"/>
    <w:rsid w:val="006B71E2"/>
    <w:rsid w:val="006C0EB0"/>
    <w:rsid w:val="006D5053"/>
    <w:rsid w:val="006D6DB1"/>
    <w:rsid w:val="006E1D45"/>
    <w:rsid w:val="006E29BF"/>
    <w:rsid w:val="007162C4"/>
    <w:rsid w:val="007363D2"/>
    <w:rsid w:val="0074687E"/>
    <w:rsid w:val="007572C2"/>
    <w:rsid w:val="007634C3"/>
    <w:rsid w:val="00763969"/>
    <w:rsid w:val="0077505F"/>
    <w:rsid w:val="00777240"/>
    <w:rsid w:val="00783687"/>
    <w:rsid w:val="007A6895"/>
    <w:rsid w:val="007B69BE"/>
    <w:rsid w:val="007C2243"/>
    <w:rsid w:val="007C2AFD"/>
    <w:rsid w:val="007D44D5"/>
    <w:rsid w:val="007E79FA"/>
    <w:rsid w:val="007F0688"/>
    <w:rsid w:val="00804AF5"/>
    <w:rsid w:val="0080526D"/>
    <w:rsid w:val="00836041"/>
    <w:rsid w:val="008364DC"/>
    <w:rsid w:val="00836B27"/>
    <w:rsid w:val="0083DA59"/>
    <w:rsid w:val="00844998"/>
    <w:rsid w:val="0085160C"/>
    <w:rsid w:val="00854B3E"/>
    <w:rsid w:val="00856BD2"/>
    <w:rsid w:val="00861024"/>
    <w:rsid w:val="00863283"/>
    <w:rsid w:val="00870502"/>
    <w:rsid w:val="008810CF"/>
    <w:rsid w:val="00885409"/>
    <w:rsid w:val="00890219"/>
    <w:rsid w:val="00894FBE"/>
    <w:rsid w:val="00895485"/>
    <w:rsid w:val="00896C41"/>
    <w:rsid w:val="008B06AB"/>
    <w:rsid w:val="008B1FB3"/>
    <w:rsid w:val="008B321F"/>
    <w:rsid w:val="008B7367"/>
    <w:rsid w:val="008C020B"/>
    <w:rsid w:val="008D7139"/>
    <w:rsid w:val="00903E9F"/>
    <w:rsid w:val="009126DC"/>
    <w:rsid w:val="00912B86"/>
    <w:rsid w:val="009217AE"/>
    <w:rsid w:val="00926550"/>
    <w:rsid w:val="00932BED"/>
    <w:rsid w:val="00935ED9"/>
    <w:rsid w:val="00936D2F"/>
    <w:rsid w:val="00945CDD"/>
    <w:rsid w:val="00946161"/>
    <w:rsid w:val="00950B4A"/>
    <w:rsid w:val="00951645"/>
    <w:rsid w:val="00953B40"/>
    <w:rsid w:val="009565FB"/>
    <w:rsid w:val="009576C5"/>
    <w:rsid w:val="009606D9"/>
    <w:rsid w:val="00962BA9"/>
    <w:rsid w:val="009734B2"/>
    <w:rsid w:val="0097589B"/>
    <w:rsid w:val="00982C48"/>
    <w:rsid w:val="00986AE3"/>
    <w:rsid w:val="00992592"/>
    <w:rsid w:val="00992AF9"/>
    <w:rsid w:val="009A5DE9"/>
    <w:rsid w:val="009C379E"/>
    <w:rsid w:val="009C42A3"/>
    <w:rsid w:val="009C45C0"/>
    <w:rsid w:val="009E12BA"/>
    <w:rsid w:val="009E4A20"/>
    <w:rsid w:val="009F60E5"/>
    <w:rsid w:val="00A02319"/>
    <w:rsid w:val="00A15E74"/>
    <w:rsid w:val="00A264FD"/>
    <w:rsid w:val="00A33664"/>
    <w:rsid w:val="00A41A1A"/>
    <w:rsid w:val="00A4BD6B"/>
    <w:rsid w:val="00A571B2"/>
    <w:rsid w:val="00A73BBB"/>
    <w:rsid w:val="00A77312"/>
    <w:rsid w:val="00A80A8D"/>
    <w:rsid w:val="00A95910"/>
    <w:rsid w:val="00AA459B"/>
    <w:rsid w:val="00AA551F"/>
    <w:rsid w:val="00AA57C3"/>
    <w:rsid w:val="00AB3678"/>
    <w:rsid w:val="00AE1E62"/>
    <w:rsid w:val="00AF6028"/>
    <w:rsid w:val="00B0757F"/>
    <w:rsid w:val="00B0775B"/>
    <w:rsid w:val="00B07E6D"/>
    <w:rsid w:val="00B13A5A"/>
    <w:rsid w:val="00B14936"/>
    <w:rsid w:val="00B17CAE"/>
    <w:rsid w:val="00B2298E"/>
    <w:rsid w:val="00B26C1B"/>
    <w:rsid w:val="00B27FC8"/>
    <w:rsid w:val="00B45079"/>
    <w:rsid w:val="00B64EBD"/>
    <w:rsid w:val="00B65E1F"/>
    <w:rsid w:val="00B66654"/>
    <w:rsid w:val="00B74BB7"/>
    <w:rsid w:val="00B82CB3"/>
    <w:rsid w:val="00B87C35"/>
    <w:rsid w:val="00B93BF8"/>
    <w:rsid w:val="00B9648F"/>
    <w:rsid w:val="00BA40CD"/>
    <w:rsid w:val="00BA4C4F"/>
    <w:rsid w:val="00BA546E"/>
    <w:rsid w:val="00BA6119"/>
    <w:rsid w:val="00BA73D7"/>
    <w:rsid w:val="00BB5C5A"/>
    <w:rsid w:val="00BC0CCD"/>
    <w:rsid w:val="00BD03BE"/>
    <w:rsid w:val="00BD33E3"/>
    <w:rsid w:val="00BE3CA6"/>
    <w:rsid w:val="00BE5990"/>
    <w:rsid w:val="00BF2866"/>
    <w:rsid w:val="00BF2E1C"/>
    <w:rsid w:val="00BF4354"/>
    <w:rsid w:val="00C051B2"/>
    <w:rsid w:val="00C11FBD"/>
    <w:rsid w:val="00C12B9D"/>
    <w:rsid w:val="00C25E1A"/>
    <w:rsid w:val="00C26207"/>
    <w:rsid w:val="00C268A2"/>
    <w:rsid w:val="00C269AE"/>
    <w:rsid w:val="00C45AFB"/>
    <w:rsid w:val="00C5021B"/>
    <w:rsid w:val="00C709A2"/>
    <w:rsid w:val="00C75A95"/>
    <w:rsid w:val="00C7602E"/>
    <w:rsid w:val="00C901FA"/>
    <w:rsid w:val="00CB27A7"/>
    <w:rsid w:val="00CB4631"/>
    <w:rsid w:val="00CC2B0E"/>
    <w:rsid w:val="00CC7A14"/>
    <w:rsid w:val="00CD51E2"/>
    <w:rsid w:val="00CD548B"/>
    <w:rsid w:val="00CD69D8"/>
    <w:rsid w:val="00CE479D"/>
    <w:rsid w:val="00CF172B"/>
    <w:rsid w:val="00CF2E08"/>
    <w:rsid w:val="00D15AA3"/>
    <w:rsid w:val="00D1691C"/>
    <w:rsid w:val="00D17021"/>
    <w:rsid w:val="00D33853"/>
    <w:rsid w:val="00D4314D"/>
    <w:rsid w:val="00D44DA5"/>
    <w:rsid w:val="00D478DE"/>
    <w:rsid w:val="00D54A07"/>
    <w:rsid w:val="00D61FF9"/>
    <w:rsid w:val="00D72876"/>
    <w:rsid w:val="00D87171"/>
    <w:rsid w:val="00D91B54"/>
    <w:rsid w:val="00D92ABB"/>
    <w:rsid w:val="00D93527"/>
    <w:rsid w:val="00D96133"/>
    <w:rsid w:val="00DA218D"/>
    <w:rsid w:val="00DA2BE4"/>
    <w:rsid w:val="00DB5557"/>
    <w:rsid w:val="00DC128E"/>
    <w:rsid w:val="00DC20F4"/>
    <w:rsid w:val="00DC3214"/>
    <w:rsid w:val="00DC5B2E"/>
    <w:rsid w:val="00DD5D64"/>
    <w:rsid w:val="00DE2C94"/>
    <w:rsid w:val="00DF1A09"/>
    <w:rsid w:val="00E03296"/>
    <w:rsid w:val="00E06EA1"/>
    <w:rsid w:val="00E179CA"/>
    <w:rsid w:val="00E20B73"/>
    <w:rsid w:val="00E31CA2"/>
    <w:rsid w:val="00E41AEC"/>
    <w:rsid w:val="00E552B9"/>
    <w:rsid w:val="00E564E3"/>
    <w:rsid w:val="00E653E6"/>
    <w:rsid w:val="00E668D3"/>
    <w:rsid w:val="00E74F4A"/>
    <w:rsid w:val="00E74F68"/>
    <w:rsid w:val="00E8357F"/>
    <w:rsid w:val="00E83BE8"/>
    <w:rsid w:val="00E87A9F"/>
    <w:rsid w:val="00E91283"/>
    <w:rsid w:val="00EA0477"/>
    <w:rsid w:val="00EA63DB"/>
    <w:rsid w:val="00EC45A5"/>
    <w:rsid w:val="00ED00EB"/>
    <w:rsid w:val="00ED56FE"/>
    <w:rsid w:val="00ED5F5F"/>
    <w:rsid w:val="00EE3FFF"/>
    <w:rsid w:val="00EE5683"/>
    <w:rsid w:val="00EF3DA0"/>
    <w:rsid w:val="00EF4334"/>
    <w:rsid w:val="00F00D0F"/>
    <w:rsid w:val="00F168B5"/>
    <w:rsid w:val="00F16FA1"/>
    <w:rsid w:val="00F172A6"/>
    <w:rsid w:val="00F17B00"/>
    <w:rsid w:val="00F43475"/>
    <w:rsid w:val="00F5571C"/>
    <w:rsid w:val="00F60048"/>
    <w:rsid w:val="00F660ED"/>
    <w:rsid w:val="00F77B3C"/>
    <w:rsid w:val="00F77D75"/>
    <w:rsid w:val="00F81E5A"/>
    <w:rsid w:val="00F96639"/>
    <w:rsid w:val="00FA2C81"/>
    <w:rsid w:val="00FA6B8E"/>
    <w:rsid w:val="00FB163E"/>
    <w:rsid w:val="00FC24E1"/>
    <w:rsid w:val="00FD04A2"/>
    <w:rsid w:val="00FD23BF"/>
    <w:rsid w:val="00FD4C08"/>
    <w:rsid w:val="00FE5CD2"/>
    <w:rsid w:val="00FF3508"/>
    <w:rsid w:val="03B461DC"/>
    <w:rsid w:val="04F7A0E6"/>
    <w:rsid w:val="0519CBBD"/>
    <w:rsid w:val="055D00BA"/>
    <w:rsid w:val="0619AD96"/>
    <w:rsid w:val="08D34BB5"/>
    <w:rsid w:val="09514E58"/>
    <w:rsid w:val="0A875003"/>
    <w:rsid w:val="0AE64584"/>
    <w:rsid w:val="0B81C8E2"/>
    <w:rsid w:val="0C546A64"/>
    <w:rsid w:val="0D2A335A"/>
    <w:rsid w:val="0D5526EC"/>
    <w:rsid w:val="0DB6C9BA"/>
    <w:rsid w:val="0F5B50EF"/>
    <w:rsid w:val="109853F5"/>
    <w:rsid w:val="111C119D"/>
    <w:rsid w:val="11765F21"/>
    <w:rsid w:val="119FF772"/>
    <w:rsid w:val="11D7D4FC"/>
    <w:rsid w:val="11FCB4A1"/>
    <w:rsid w:val="122C263E"/>
    <w:rsid w:val="13677796"/>
    <w:rsid w:val="137F9167"/>
    <w:rsid w:val="14732189"/>
    <w:rsid w:val="178BD872"/>
    <w:rsid w:val="17AA2AD3"/>
    <w:rsid w:val="19AF9D78"/>
    <w:rsid w:val="19FFCAA7"/>
    <w:rsid w:val="1A7DB667"/>
    <w:rsid w:val="1B2EDEA1"/>
    <w:rsid w:val="1B400A65"/>
    <w:rsid w:val="1BB542EE"/>
    <w:rsid w:val="1DC85868"/>
    <w:rsid w:val="1E96BEE1"/>
    <w:rsid w:val="1EF0C6F3"/>
    <w:rsid w:val="1F02FEE4"/>
    <w:rsid w:val="1F2E257B"/>
    <w:rsid w:val="1F81B180"/>
    <w:rsid w:val="208C9754"/>
    <w:rsid w:val="21863676"/>
    <w:rsid w:val="219071C1"/>
    <w:rsid w:val="22B6E199"/>
    <w:rsid w:val="23A97132"/>
    <w:rsid w:val="24E3152B"/>
    <w:rsid w:val="253D3B5B"/>
    <w:rsid w:val="26FDDE54"/>
    <w:rsid w:val="284CD4B9"/>
    <w:rsid w:val="2875D465"/>
    <w:rsid w:val="2908ED83"/>
    <w:rsid w:val="2944EFDA"/>
    <w:rsid w:val="2A6F7533"/>
    <w:rsid w:val="2ACD427F"/>
    <w:rsid w:val="2BAD23C1"/>
    <w:rsid w:val="2C2561BC"/>
    <w:rsid w:val="2D8D6710"/>
    <w:rsid w:val="2DD36879"/>
    <w:rsid w:val="2E4E5C1B"/>
    <w:rsid w:val="2FC04BCE"/>
    <w:rsid w:val="30404563"/>
    <w:rsid w:val="309120EA"/>
    <w:rsid w:val="310F80B3"/>
    <w:rsid w:val="326B2FED"/>
    <w:rsid w:val="33003EBD"/>
    <w:rsid w:val="34285445"/>
    <w:rsid w:val="34372E6F"/>
    <w:rsid w:val="353A3681"/>
    <w:rsid w:val="35A2D0AF"/>
    <w:rsid w:val="35BF0D8D"/>
    <w:rsid w:val="37E78F36"/>
    <w:rsid w:val="38DA7171"/>
    <w:rsid w:val="3A927EB0"/>
    <w:rsid w:val="3C281267"/>
    <w:rsid w:val="3C973702"/>
    <w:rsid w:val="3D9B7B6E"/>
    <w:rsid w:val="3F2D333A"/>
    <w:rsid w:val="40B30367"/>
    <w:rsid w:val="40E51A64"/>
    <w:rsid w:val="44D307C6"/>
    <w:rsid w:val="455A5B67"/>
    <w:rsid w:val="466ED827"/>
    <w:rsid w:val="471A258F"/>
    <w:rsid w:val="477101B8"/>
    <w:rsid w:val="47BAAB19"/>
    <w:rsid w:val="480AA888"/>
    <w:rsid w:val="486124F0"/>
    <w:rsid w:val="48BCD137"/>
    <w:rsid w:val="4B42494A"/>
    <w:rsid w:val="4B55BF7A"/>
    <w:rsid w:val="4BDAD21C"/>
    <w:rsid w:val="4C4C6061"/>
    <w:rsid w:val="4CAC3726"/>
    <w:rsid w:val="4D0AC131"/>
    <w:rsid w:val="4D2B3C39"/>
    <w:rsid w:val="4D4E9CB0"/>
    <w:rsid w:val="4D622B0D"/>
    <w:rsid w:val="4E4B3265"/>
    <w:rsid w:val="4EEEEBA6"/>
    <w:rsid w:val="4F648E17"/>
    <w:rsid w:val="504195EE"/>
    <w:rsid w:val="511FD184"/>
    <w:rsid w:val="51EA7F1E"/>
    <w:rsid w:val="53ADADB6"/>
    <w:rsid w:val="53C38BB9"/>
    <w:rsid w:val="5471E87E"/>
    <w:rsid w:val="55F342A7"/>
    <w:rsid w:val="56C5EFB7"/>
    <w:rsid w:val="5717B874"/>
    <w:rsid w:val="571EC4D6"/>
    <w:rsid w:val="57722736"/>
    <w:rsid w:val="5793C57A"/>
    <w:rsid w:val="59B8B7DB"/>
    <w:rsid w:val="5A81A7FF"/>
    <w:rsid w:val="5AD87EE2"/>
    <w:rsid w:val="5AE2F535"/>
    <w:rsid w:val="5AE7F235"/>
    <w:rsid w:val="5C13F693"/>
    <w:rsid w:val="5CDD1A94"/>
    <w:rsid w:val="5CF05EA1"/>
    <w:rsid w:val="5D0E9774"/>
    <w:rsid w:val="5D35313B"/>
    <w:rsid w:val="5DC551EA"/>
    <w:rsid w:val="5E421C8B"/>
    <w:rsid w:val="5F160A3D"/>
    <w:rsid w:val="6001E938"/>
    <w:rsid w:val="61569C41"/>
    <w:rsid w:val="62703979"/>
    <w:rsid w:val="62A2492E"/>
    <w:rsid w:val="66130B70"/>
    <w:rsid w:val="66E40107"/>
    <w:rsid w:val="67709143"/>
    <w:rsid w:val="67825C63"/>
    <w:rsid w:val="6A04A47B"/>
    <w:rsid w:val="6A6C3B96"/>
    <w:rsid w:val="6B601F85"/>
    <w:rsid w:val="6B967787"/>
    <w:rsid w:val="6CC845A3"/>
    <w:rsid w:val="6D53428B"/>
    <w:rsid w:val="6DBFE89A"/>
    <w:rsid w:val="6DFCB770"/>
    <w:rsid w:val="6FE91A53"/>
    <w:rsid w:val="703106D9"/>
    <w:rsid w:val="706A03F7"/>
    <w:rsid w:val="7073E7F0"/>
    <w:rsid w:val="72074EA7"/>
    <w:rsid w:val="73C2840F"/>
    <w:rsid w:val="73ECAC1F"/>
    <w:rsid w:val="74BB5E1B"/>
    <w:rsid w:val="7575A189"/>
    <w:rsid w:val="759F46FD"/>
    <w:rsid w:val="75CA3375"/>
    <w:rsid w:val="768B1C6A"/>
    <w:rsid w:val="76FA24D1"/>
    <w:rsid w:val="770BDFB9"/>
    <w:rsid w:val="774B13A1"/>
    <w:rsid w:val="7782F571"/>
    <w:rsid w:val="78847DBA"/>
    <w:rsid w:val="79477A6F"/>
    <w:rsid w:val="7C0A29E3"/>
    <w:rsid w:val="7C566694"/>
    <w:rsid w:val="7DB1AA05"/>
    <w:rsid w:val="7DF236F5"/>
    <w:rsid w:val="7F2564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61988"/>
  <w15:chartTrackingRefBased/>
  <w15:docId w15:val="{9A497AD0-134E-4202-A2BD-E5F91D247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D548B"/>
    <w:pPr>
      <w:tabs>
        <w:tab w:val="left" w:pos="180"/>
        <w:tab w:val="left" w:pos="360"/>
        <w:tab w:val="left" w:pos="720"/>
      </w:tabs>
    </w:pPr>
    <w:rPr>
      <w:sz w:val="24"/>
      <w:lang w:eastAsia="en-US"/>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link w:val="Heading2Char"/>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link w:val="TitleChar"/>
    <w:qFormat/>
    <w:pPr>
      <w:jc w:val="center"/>
    </w:pPr>
    <w:rPr>
      <w:b/>
      <w:sz w:val="32"/>
    </w:rPr>
  </w:style>
  <w:style w:type="paragraph" w:styleId="BodyText">
    <w:name w:val="Body Text"/>
    <w:basedOn w:val="Normal"/>
    <w:semiHidden/>
    <w:rPr>
      <w:i/>
    </w:rPr>
  </w:style>
  <w:style w:type="character" w:styleId="Strong">
    <w:name w:val="Strong"/>
    <w:uiPriority w:val="22"/>
    <w:qFormat/>
    <w:rPr>
      <w:b/>
    </w:rPr>
  </w:style>
  <w:style w:type="paragraph" w:customStyle="1" w:styleId="Body">
    <w:name w:val="Body"/>
    <w:rsid w:val="00D93527"/>
    <w:pPr>
      <w:pBdr>
        <w:top w:val="nil"/>
        <w:left w:val="nil"/>
        <w:bottom w:val="nil"/>
        <w:right w:val="nil"/>
        <w:between w:val="nil"/>
        <w:bar w:val="nil"/>
      </w:pBdr>
      <w:tabs>
        <w:tab w:val="left" w:pos="180"/>
        <w:tab w:val="left" w:pos="360"/>
        <w:tab w:val="left" w:pos="720"/>
      </w:tabs>
    </w:pPr>
    <w:rPr>
      <w:rFonts w:eastAsia="Arial Unicode MS" w:cs="Arial Unicode MS"/>
      <w:color w:val="000000"/>
      <w:sz w:val="24"/>
      <w:szCs w:val="24"/>
      <w:u w:color="000000"/>
      <w:bdr w:val="nil"/>
      <w:lang w:eastAsia="en-US"/>
    </w:rPr>
  </w:style>
  <w:style w:type="paragraph" w:customStyle="1" w:styleId="ColorfulList-Accent11">
    <w:name w:val="Colorful List - Accent 11"/>
    <w:rsid w:val="00CC2B0E"/>
    <w:pPr>
      <w:pBdr>
        <w:top w:val="nil"/>
        <w:left w:val="nil"/>
        <w:bottom w:val="nil"/>
        <w:right w:val="nil"/>
        <w:between w:val="nil"/>
        <w:bar w:val="nil"/>
      </w:pBdr>
      <w:tabs>
        <w:tab w:val="left" w:pos="180"/>
        <w:tab w:val="left" w:pos="360"/>
        <w:tab w:val="left" w:pos="720"/>
      </w:tabs>
      <w:ind w:left="720"/>
    </w:pPr>
    <w:rPr>
      <w:rFonts w:eastAsia="Arial Unicode MS" w:cs="Arial Unicode MS"/>
      <w:color w:val="000000"/>
      <w:sz w:val="24"/>
      <w:szCs w:val="24"/>
      <w:u w:color="000000"/>
      <w:bdr w:val="nil"/>
      <w:lang w:eastAsia="en-US"/>
    </w:rPr>
  </w:style>
  <w:style w:type="numbering" w:customStyle="1" w:styleId="ImportedStyle1">
    <w:name w:val="Imported Style 1"/>
    <w:rsid w:val="00CC2B0E"/>
    <w:pPr>
      <w:numPr>
        <w:numId w:val="11"/>
      </w:numPr>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rsid w:val="00C11FBD"/>
    <w:rPr>
      <w:b/>
      <w:sz w:val="28"/>
      <w:lang w:eastAsia="en-US"/>
    </w:rPr>
  </w:style>
  <w:style w:type="character" w:customStyle="1" w:styleId="HeaderChar">
    <w:name w:val="Header Char"/>
    <w:basedOn w:val="DefaultParagraphFont"/>
    <w:link w:val="Header"/>
    <w:rsid w:val="00C11FBD"/>
    <w:rPr>
      <w:sz w:val="24"/>
      <w:lang w:eastAsia="en-US"/>
    </w:rPr>
  </w:style>
  <w:style w:type="character" w:customStyle="1" w:styleId="FooterChar">
    <w:name w:val="Footer Char"/>
    <w:basedOn w:val="DefaultParagraphFont"/>
    <w:link w:val="Footer"/>
    <w:semiHidden/>
    <w:rsid w:val="00C11FBD"/>
    <w:rPr>
      <w:sz w:val="24"/>
      <w:lang w:eastAsia="en-US"/>
    </w:rPr>
  </w:style>
  <w:style w:type="character" w:customStyle="1" w:styleId="TitleChar">
    <w:name w:val="Title Char"/>
    <w:basedOn w:val="DefaultParagraphFont"/>
    <w:link w:val="Title"/>
    <w:rsid w:val="008B1FB3"/>
    <w:rPr>
      <w:b/>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7596">
      <w:bodyDiv w:val="1"/>
      <w:marLeft w:val="0"/>
      <w:marRight w:val="0"/>
      <w:marTop w:val="0"/>
      <w:marBottom w:val="0"/>
      <w:divBdr>
        <w:top w:val="none" w:sz="0" w:space="0" w:color="auto"/>
        <w:left w:val="none" w:sz="0" w:space="0" w:color="auto"/>
        <w:bottom w:val="none" w:sz="0" w:space="0" w:color="auto"/>
        <w:right w:val="none" w:sz="0" w:space="0" w:color="auto"/>
      </w:divBdr>
    </w:div>
    <w:div w:id="362753006">
      <w:bodyDiv w:val="1"/>
      <w:marLeft w:val="0"/>
      <w:marRight w:val="0"/>
      <w:marTop w:val="0"/>
      <w:marBottom w:val="0"/>
      <w:divBdr>
        <w:top w:val="none" w:sz="0" w:space="0" w:color="auto"/>
        <w:left w:val="none" w:sz="0" w:space="0" w:color="auto"/>
        <w:bottom w:val="none" w:sz="0" w:space="0" w:color="auto"/>
        <w:right w:val="none" w:sz="0" w:space="0" w:color="auto"/>
      </w:divBdr>
    </w:div>
    <w:div w:id="799957513">
      <w:bodyDiv w:val="1"/>
      <w:marLeft w:val="0"/>
      <w:marRight w:val="0"/>
      <w:marTop w:val="0"/>
      <w:marBottom w:val="0"/>
      <w:divBdr>
        <w:top w:val="none" w:sz="0" w:space="0" w:color="auto"/>
        <w:left w:val="none" w:sz="0" w:space="0" w:color="auto"/>
        <w:bottom w:val="none" w:sz="0" w:space="0" w:color="auto"/>
        <w:right w:val="none" w:sz="0" w:space="0" w:color="auto"/>
      </w:divBdr>
    </w:div>
    <w:div w:id="1250237951">
      <w:bodyDiv w:val="1"/>
      <w:marLeft w:val="0"/>
      <w:marRight w:val="0"/>
      <w:marTop w:val="0"/>
      <w:marBottom w:val="0"/>
      <w:divBdr>
        <w:top w:val="none" w:sz="0" w:space="0" w:color="auto"/>
        <w:left w:val="none" w:sz="0" w:space="0" w:color="auto"/>
        <w:bottom w:val="none" w:sz="0" w:space="0" w:color="auto"/>
        <w:right w:val="none" w:sz="0" w:space="0" w:color="auto"/>
      </w:divBdr>
    </w:div>
    <w:div w:id="1773276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jpeg"/><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jpeg"/><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B036EA7F740CC49AE56EB26AA3BE9DB" ma:contentTypeVersion="3" ma:contentTypeDescription="Create a new document." ma:contentTypeScope="" ma:versionID="6afc1cdbbe525abc76d6d586895042a9">
  <xsd:schema xmlns:xsd="http://www.w3.org/2001/XMLSchema" xmlns:xs="http://www.w3.org/2001/XMLSchema" xmlns:p="http://schemas.microsoft.com/office/2006/metadata/properties" xmlns:ns2="745a2736-d3fd-49b3-89f2-530669e379e7" targetNamespace="http://schemas.microsoft.com/office/2006/metadata/properties" ma:root="true" ma:fieldsID="2dfe09fa946671b487c03cf70e6ccd5b" ns2:_="">
    <xsd:import namespace="745a2736-d3fd-49b3-89f2-530669e379e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5a2736-d3fd-49b3-89f2-530669e379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081180-C8A4-456A-8185-882C065FA55F}">
  <ds:schemaRefs>
    <ds:schemaRef ds:uri="http://schemas.openxmlformats.org/officeDocument/2006/bibliography"/>
  </ds:schemaRefs>
</ds:datastoreItem>
</file>

<file path=customXml/itemProps2.xml><?xml version="1.0" encoding="utf-8"?>
<ds:datastoreItem xmlns:ds="http://schemas.openxmlformats.org/officeDocument/2006/customXml" ds:itemID="{EE27AB5F-DBDB-446D-A4E0-E02FA51B02C4}">
  <ds:schemaRefs>
    <ds:schemaRef ds:uri="http://schemas.microsoft.com/sharepoint/v3/contenttype/forms"/>
  </ds:schemaRefs>
</ds:datastoreItem>
</file>

<file path=customXml/itemProps3.xml><?xml version="1.0" encoding="utf-8"?>
<ds:datastoreItem xmlns:ds="http://schemas.openxmlformats.org/officeDocument/2006/customXml" ds:itemID="{66A53C5C-3EC0-4010-9BAD-6926C48676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5a2736-d3fd-49b3-89f2-530669e379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19</Pages>
  <Words>2633</Words>
  <Characters>15011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Northwest Missouri State University</Company>
  <LinksUpToDate>false</LinksUpToDate>
  <CharactersWithSpaces>17609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Ravula,Spurthi</cp:lastModifiedBy>
  <cp:revision>21</cp:revision>
  <dcterms:created xsi:type="dcterms:W3CDTF">2023-09-11T05:59:00Z</dcterms:created>
  <dcterms:modified xsi:type="dcterms:W3CDTF">2023-10-04T02:16:00Z</dcterms:modified>
</cp:coreProperties>
</file>